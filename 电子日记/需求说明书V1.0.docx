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黑体" w:eastAsia="黑体"/>
          <w:sz w:val="52"/>
          <w:szCs w:val="52"/>
          <w:lang w:eastAsia="zh-CN"/>
        </w:rPr>
      </w:pPr>
    </w:p>
    <w:p>
      <w:pPr>
        <w:spacing w:line="360" w:lineRule="auto"/>
        <w:jc w:val="center"/>
        <w:rPr>
          <w:rFonts w:ascii="宋体"/>
          <w:b/>
          <w:bCs/>
          <w:sz w:val="36"/>
          <w:lang w:eastAsia="zh-CN"/>
        </w:rPr>
      </w:pPr>
      <w:r>
        <w:rPr>
          <w:rFonts w:hint="eastAsia" w:ascii="黑体" w:eastAsia="黑体"/>
          <w:sz w:val="52"/>
          <w:szCs w:val="52"/>
          <w:lang w:eastAsia="zh-CN"/>
        </w:rPr>
        <w:t>某某公司</w:t>
      </w:r>
    </w:p>
    <w:p>
      <w:pPr>
        <w:spacing w:line="360" w:lineRule="auto"/>
        <w:jc w:val="center"/>
        <w:rPr>
          <w:rFonts w:ascii="黑体" w:eastAsia="黑体"/>
          <w:sz w:val="52"/>
          <w:szCs w:val="52"/>
          <w:lang w:eastAsia="zh-CN"/>
        </w:rPr>
      </w:pPr>
      <w:r>
        <w:rPr>
          <w:rFonts w:hint="eastAsia" w:ascii="黑体" w:eastAsia="黑体"/>
          <w:sz w:val="52"/>
          <w:szCs w:val="52"/>
          <w:lang w:eastAsia="zh-CN"/>
        </w:rPr>
        <w:t>企业年金账户管理系统</w:t>
      </w:r>
    </w:p>
    <w:p>
      <w:pPr>
        <w:spacing w:line="360" w:lineRule="auto"/>
        <w:jc w:val="center"/>
        <w:rPr>
          <w:rFonts w:ascii="黑体" w:eastAsia="黑体"/>
          <w:sz w:val="52"/>
          <w:szCs w:val="52"/>
          <w:lang w:eastAsia="zh-CN"/>
        </w:rPr>
      </w:pPr>
      <w:r>
        <w:rPr>
          <w:rFonts w:hint="eastAsia" w:ascii="黑体" w:eastAsia="黑体"/>
          <w:sz w:val="52"/>
          <w:szCs w:val="52"/>
          <w:lang w:eastAsia="zh-CN"/>
        </w:rPr>
        <w:t>需求规格说明书</w:t>
      </w:r>
    </w:p>
    <w:p>
      <w:pPr>
        <w:spacing w:line="360" w:lineRule="auto"/>
        <w:jc w:val="center"/>
        <w:rPr>
          <w:rFonts w:ascii="宋体" w:hAnsi="宋体"/>
          <w:b/>
          <w:bCs/>
          <w:sz w:val="36"/>
          <w:lang w:eastAsia="zh-CN"/>
        </w:rPr>
      </w:pPr>
      <w:r>
        <w:rPr>
          <w:rFonts w:ascii="宋体" w:hAnsi="宋体"/>
          <w:b/>
          <w:bCs/>
          <w:sz w:val="36"/>
          <w:lang w:eastAsia="zh-CN"/>
        </w:rPr>
        <w:t>V1.</w:t>
      </w:r>
      <w:r>
        <w:rPr>
          <w:rFonts w:hint="eastAsia" w:ascii="宋体" w:hAnsi="宋体"/>
          <w:b/>
          <w:bCs/>
          <w:sz w:val="36"/>
          <w:lang w:eastAsia="zh-CN"/>
        </w:rPr>
        <w:t>0</w:t>
      </w:r>
    </w:p>
    <w:p>
      <w:pPr>
        <w:spacing w:line="360" w:lineRule="auto"/>
        <w:jc w:val="center"/>
        <w:rPr>
          <w:rFonts w:ascii="宋体" w:hAnsi="宋体"/>
          <w:b/>
          <w:bCs/>
          <w:sz w:val="36"/>
          <w:lang w:eastAsia="zh-CN"/>
        </w:rPr>
      </w:pPr>
    </w:p>
    <w:p>
      <w:pPr>
        <w:spacing w:line="360" w:lineRule="auto"/>
        <w:jc w:val="center"/>
        <w:rPr>
          <w:rFonts w:ascii="宋体" w:hAnsi="宋体"/>
          <w:b/>
          <w:bCs/>
          <w:sz w:val="36"/>
          <w:lang w:eastAsia="zh-CN"/>
        </w:rPr>
      </w:pPr>
    </w:p>
    <w:p>
      <w:pPr>
        <w:spacing w:line="360" w:lineRule="auto"/>
        <w:jc w:val="center"/>
        <w:rPr>
          <w:rFonts w:ascii="宋体" w:hAnsi="宋体"/>
          <w:b/>
          <w:bCs/>
          <w:sz w:val="36"/>
          <w:lang w:eastAsia="zh-CN"/>
        </w:rPr>
      </w:pPr>
    </w:p>
    <w:p>
      <w:pPr>
        <w:spacing w:line="360" w:lineRule="auto"/>
        <w:jc w:val="center"/>
        <w:rPr>
          <w:rFonts w:ascii="宋体" w:hAnsi="宋体"/>
          <w:b/>
          <w:bCs/>
          <w:sz w:val="36"/>
          <w:lang w:eastAsia="zh-CN"/>
        </w:rPr>
      </w:pPr>
    </w:p>
    <w:p>
      <w:pPr>
        <w:spacing w:line="360" w:lineRule="auto"/>
        <w:jc w:val="center"/>
        <w:rPr>
          <w:rFonts w:ascii="宋体" w:hAnsi="宋体"/>
          <w:b/>
          <w:bCs/>
          <w:sz w:val="36"/>
          <w:lang w:eastAsia="zh-CN"/>
        </w:rPr>
      </w:pPr>
    </w:p>
    <w:p>
      <w:pPr>
        <w:spacing w:line="360" w:lineRule="auto"/>
        <w:jc w:val="center"/>
        <w:rPr>
          <w:rFonts w:ascii="宋体" w:hAnsi="宋体"/>
          <w:b/>
          <w:bCs/>
          <w:sz w:val="36"/>
          <w:lang w:eastAsia="zh-CN"/>
        </w:rPr>
      </w:pPr>
    </w:p>
    <w:p>
      <w:pPr>
        <w:spacing w:line="360" w:lineRule="auto"/>
        <w:jc w:val="center"/>
        <w:rPr>
          <w:rFonts w:ascii="宋体" w:hAnsi="宋体"/>
          <w:b/>
          <w:bCs/>
          <w:sz w:val="36"/>
          <w:lang w:eastAsia="zh-CN"/>
        </w:rPr>
      </w:pPr>
    </w:p>
    <w:p>
      <w:pPr>
        <w:spacing w:line="360" w:lineRule="auto"/>
        <w:jc w:val="center"/>
        <w:rPr>
          <w:rFonts w:ascii="宋体" w:hAnsi="宋体"/>
          <w:b/>
          <w:bCs/>
          <w:sz w:val="36"/>
          <w:lang w:eastAsia="zh-CN"/>
        </w:rPr>
      </w:pPr>
    </w:p>
    <w:p>
      <w:pPr>
        <w:spacing w:line="360" w:lineRule="auto"/>
        <w:jc w:val="center"/>
        <w:rPr>
          <w:rFonts w:ascii="宋体" w:hAnsi="宋体"/>
          <w:b/>
          <w:bCs/>
          <w:sz w:val="36"/>
          <w:lang w:eastAsia="zh-CN"/>
        </w:rPr>
      </w:pPr>
    </w:p>
    <w:p>
      <w:pPr>
        <w:spacing w:line="360" w:lineRule="auto"/>
        <w:jc w:val="center"/>
        <w:rPr>
          <w:rFonts w:ascii="宋体" w:hAnsi="宋体"/>
          <w:b/>
          <w:bCs/>
          <w:sz w:val="36"/>
          <w:lang w:eastAsia="zh-CN"/>
        </w:rPr>
      </w:pPr>
      <w:r>
        <w:rPr>
          <w:rFonts w:hint="eastAsia" w:ascii="宋体" w:hAnsi="宋体"/>
          <w:b/>
          <w:bCs/>
          <w:sz w:val="36"/>
          <w:lang w:eastAsia="zh-CN"/>
        </w:rPr>
        <w:t>上海浪潮通软科技有限公司</w:t>
      </w:r>
    </w:p>
    <w:p>
      <w:pPr>
        <w:spacing w:line="360" w:lineRule="auto"/>
        <w:jc w:val="center"/>
        <w:rPr>
          <w:rFonts w:ascii="宋体" w:hAnsi="宋体"/>
          <w:b/>
          <w:bCs/>
          <w:sz w:val="36"/>
          <w:lang w:eastAsia="zh-CN"/>
        </w:rPr>
      </w:pPr>
      <w:r>
        <w:rPr>
          <w:rFonts w:hint="eastAsia" w:ascii="宋体" w:hAnsi="宋体"/>
          <w:b/>
          <w:bCs/>
          <w:sz w:val="36"/>
          <w:lang w:eastAsia="zh-CN"/>
        </w:rPr>
        <w:t>2015-01</w:t>
      </w:r>
    </w:p>
    <w:p>
      <w:pPr>
        <w:spacing w:line="360" w:lineRule="auto"/>
        <w:jc w:val="center"/>
        <w:rPr>
          <w:rFonts w:ascii="宋体"/>
          <w:b/>
          <w:sz w:val="32"/>
          <w:szCs w:val="32"/>
          <w:lang w:eastAsia="zh-CN"/>
        </w:rPr>
      </w:pPr>
      <w:r>
        <w:rPr>
          <w:rFonts w:ascii="宋体"/>
          <w:bCs/>
          <w:sz w:val="32"/>
          <w:lang w:eastAsia="zh-CN"/>
        </w:rPr>
        <w:br w:type="page"/>
      </w:r>
      <w:r>
        <w:rPr>
          <w:rFonts w:hint="eastAsia" w:ascii="宋体" w:hAnsi="宋体"/>
          <w:b/>
          <w:sz w:val="32"/>
          <w:szCs w:val="32"/>
          <w:lang w:eastAsia="zh-CN"/>
        </w:rPr>
        <w:t>文档编排规范及约定</w:t>
      </w:r>
    </w:p>
    <w:p>
      <w:pPr>
        <w:rPr>
          <w:rFonts w:ascii="宋体"/>
          <w:lang w:eastAsia="zh-CN"/>
        </w:rPr>
      </w:pPr>
    </w:p>
    <w:p>
      <w:pPr>
        <w:pStyle w:val="56"/>
        <w:numPr>
          <w:ilvl w:val="0"/>
          <w:numId w:val="2"/>
        </w:numPr>
        <w:ind w:firstLineChars="0"/>
        <w:rPr>
          <w:rFonts w:ascii="宋体"/>
          <w:sz w:val="21"/>
          <w:szCs w:val="21"/>
        </w:rPr>
      </w:pPr>
      <w:r>
        <w:rPr>
          <w:rFonts w:hint="eastAsia" w:ascii="宋体" w:hAnsi="宋体"/>
          <w:sz w:val="21"/>
          <w:szCs w:val="21"/>
        </w:rPr>
        <w:t>【文档编排规范及约定】的内容仅是对本文档编写的规范和约定进行描述，文档编写人员须严格按照本规范和约定进行编写，在文档正式发布时删除该部分内容；</w:t>
      </w:r>
    </w:p>
    <w:p>
      <w:pPr>
        <w:pStyle w:val="56"/>
        <w:numPr>
          <w:ilvl w:val="0"/>
          <w:numId w:val="2"/>
        </w:numPr>
        <w:ind w:firstLineChars="0"/>
        <w:rPr>
          <w:rFonts w:ascii="宋体"/>
          <w:sz w:val="21"/>
          <w:szCs w:val="21"/>
        </w:rPr>
      </w:pPr>
      <w:r>
        <w:rPr>
          <w:rFonts w:hint="eastAsia" w:ascii="宋体" w:hAnsi="宋体"/>
          <w:sz w:val="21"/>
          <w:szCs w:val="21"/>
        </w:rPr>
        <w:t>须填写“文档修订控制记录”；</w:t>
      </w:r>
    </w:p>
    <w:p>
      <w:pPr>
        <w:pStyle w:val="56"/>
        <w:numPr>
          <w:ilvl w:val="0"/>
          <w:numId w:val="2"/>
        </w:numPr>
        <w:ind w:firstLineChars="0"/>
        <w:rPr>
          <w:rFonts w:ascii="宋体"/>
          <w:sz w:val="21"/>
          <w:szCs w:val="21"/>
        </w:rPr>
      </w:pPr>
      <w:r>
        <w:rPr>
          <w:rFonts w:hint="eastAsia" w:ascii="宋体" w:hAnsi="宋体"/>
          <w:sz w:val="21"/>
          <w:szCs w:val="21"/>
        </w:rPr>
        <w:t>文档目录须更新为最新的，与实际内容相对应；</w:t>
      </w:r>
    </w:p>
    <w:p>
      <w:pPr>
        <w:spacing w:before="156" w:after="0" w:line="360" w:lineRule="auto"/>
        <w:jc w:val="center"/>
        <w:rPr>
          <w:rFonts w:ascii="宋体"/>
          <w:b/>
          <w:bCs/>
          <w:lang w:eastAsia="zh-CN"/>
        </w:rPr>
      </w:pPr>
    </w:p>
    <w:tbl>
      <w:tblPr>
        <w:tblStyle w:val="32"/>
        <w:tblW w:w="9411" w:type="dxa"/>
        <w:tblInd w:w="0" w:type="dxa"/>
        <w:tblLayout w:type="fixed"/>
        <w:tblCellMar>
          <w:top w:w="0" w:type="dxa"/>
          <w:left w:w="57" w:type="dxa"/>
          <w:bottom w:w="0" w:type="dxa"/>
          <w:right w:w="57" w:type="dxa"/>
        </w:tblCellMar>
      </w:tblPr>
      <w:tblGrid>
        <w:gridCol w:w="1031"/>
        <w:gridCol w:w="1842"/>
        <w:gridCol w:w="2236"/>
        <w:gridCol w:w="1434"/>
        <w:gridCol w:w="1434"/>
        <w:gridCol w:w="1434"/>
      </w:tblGrid>
      <w:tr>
        <w:tblPrEx>
          <w:tblLayout w:type="fixed"/>
          <w:tblCellMar>
            <w:top w:w="0" w:type="dxa"/>
            <w:left w:w="57" w:type="dxa"/>
            <w:bottom w:w="0" w:type="dxa"/>
            <w:right w:w="57" w:type="dxa"/>
          </w:tblCellMar>
        </w:tblPrEx>
        <w:trPr>
          <w:trHeight w:val="170" w:hRule="atLeast"/>
        </w:trPr>
        <w:tc>
          <w:tcPr>
            <w:tcW w:w="1031" w:type="dxa"/>
            <w:tcBorders>
              <w:top w:val="single" w:color="000000" w:sz="4" w:space="0"/>
              <w:left w:val="single" w:color="000000" w:sz="4" w:space="0"/>
              <w:bottom w:val="single" w:color="000000" w:sz="4" w:space="0"/>
            </w:tcBorders>
            <w:shd w:val="clear" w:color="auto" w:fill="BFBFBF"/>
            <w:vAlign w:val="center"/>
          </w:tcPr>
          <w:p>
            <w:pPr>
              <w:pStyle w:val="47"/>
              <w:widowControl/>
              <w:jc w:val="both"/>
              <w:rPr>
                <w:rFonts w:ascii="宋体"/>
                <w:sz w:val="21"/>
                <w:szCs w:val="21"/>
                <w:lang w:eastAsia="zh-CN"/>
              </w:rPr>
            </w:pPr>
            <w:r>
              <w:rPr>
                <w:rFonts w:hint="eastAsia" w:ascii="宋体" w:hAnsi="宋体"/>
                <w:sz w:val="21"/>
                <w:szCs w:val="21"/>
                <w:lang w:eastAsia="zh-CN"/>
              </w:rPr>
              <w:t>序号</w:t>
            </w:r>
          </w:p>
        </w:tc>
        <w:tc>
          <w:tcPr>
            <w:tcW w:w="1842" w:type="dxa"/>
            <w:tcBorders>
              <w:top w:val="single" w:color="000000" w:sz="4" w:space="0"/>
              <w:left w:val="single" w:color="000000" w:sz="4" w:space="0"/>
              <w:bottom w:val="single" w:color="000000" w:sz="4" w:space="0"/>
            </w:tcBorders>
            <w:shd w:val="clear" w:color="auto" w:fill="BFBFBF"/>
            <w:vAlign w:val="center"/>
          </w:tcPr>
          <w:p>
            <w:pPr>
              <w:pStyle w:val="47"/>
              <w:widowControl/>
              <w:jc w:val="both"/>
              <w:rPr>
                <w:rFonts w:ascii="宋体"/>
                <w:sz w:val="21"/>
                <w:szCs w:val="21"/>
                <w:lang w:eastAsia="zh-CN"/>
              </w:rPr>
            </w:pPr>
            <w:r>
              <w:rPr>
                <w:rFonts w:hint="eastAsia" w:ascii="宋体" w:hAnsi="宋体"/>
                <w:sz w:val="21"/>
                <w:szCs w:val="21"/>
                <w:lang w:eastAsia="zh-CN"/>
              </w:rPr>
              <w:t>修订内容</w:t>
            </w:r>
          </w:p>
        </w:tc>
        <w:tc>
          <w:tcPr>
            <w:tcW w:w="2236" w:type="dxa"/>
            <w:tcBorders>
              <w:top w:val="single" w:color="000000" w:sz="4" w:space="0"/>
              <w:left w:val="single" w:color="000000" w:sz="4" w:space="0"/>
              <w:bottom w:val="single" w:color="000000" w:sz="4" w:space="0"/>
            </w:tcBorders>
            <w:shd w:val="clear" w:color="auto" w:fill="BFBFBF"/>
            <w:vAlign w:val="center"/>
          </w:tcPr>
          <w:p>
            <w:pPr>
              <w:pStyle w:val="47"/>
              <w:widowControl/>
              <w:jc w:val="both"/>
              <w:rPr>
                <w:rFonts w:ascii="宋体"/>
                <w:sz w:val="21"/>
                <w:szCs w:val="21"/>
                <w:lang w:eastAsia="zh-CN"/>
              </w:rPr>
            </w:pPr>
            <w:r>
              <w:rPr>
                <w:rFonts w:hint="eastAsia" w:ascii="宋体" w:hAnsi="宋体"/>
                <w:sz w:val="21"/>
                <w:szCs w:val="21"/>
                <w:lang w:eastAsia="zh-CN"/>
              </w:rPr>
              <w:t>修订日期</w:t>
            </w:r>
          </w:p>
        </w:tc>
        <w:tc>
          <w:tcPr>
            <w:tcW w:w="1434" w:type="dxa"/>
            <w:tcBorders>
              <w:top w:val="single" w:color="000000" w:sz="4" w:space="0"/>
              <w:left w:val="single" w:color="000000" w:sz="4" w:space="0"/>
              <w:bottom w:val="single" w:color="000000" w:sz="4" w:space="0"/>
            </w:tcBorders>
            <w:shd w:val="clear" w:color="auto" w:fill="BFBFBF"/>
            <w:vAlign w:val="center"/>
          </w:tcPr>
          <w:p>
            <w:pPr>
              <w:pStyle w:val="47"/>
              <w:widowControl/>
              <w:jc w:val="both"/>
              <w:rPr>
                <w:rFonts w:ascii="宋体"/>
                <w:sz w:val="21"/>
                <w:szCs w:val="21"/>
                <w:lang w:eastAsia="zh-CN"/>
              </w:rPr>
            </w:pPr>
            <w:r>
              <w:rPr>
                <w:rFonts w:hint="eastAsia" w:ascii="宋体" w:hAnsi="宋体"/>
                <w:sz w:val="21"/>
                <w:szCs w:val="21"/>
                <w:lang w:eastAsia="zh-CN"/>
              </w:rPr>
              <w:t>版本号</w:t>
            </w:r>
          </w:p>
        </w:tc>
        <w:tc>
          <w:tcPr>
            <w:tcW w:w="1434" w:type="dxa"/>
            <w:tcBorders>
              <w:top w:val="single" w:color="000000" w:sz="4" w:space="0"/>
              <w:left w:val="single" w:color="000000" w:sz="4" w:space="0"/>
              <w:bottom w:val="single" w:color="000000" w:sz="4" w:space="0"/>
            </w:tcBorders>
            <w:shd w:val="clear" w:color="auto" w:fill="BFBFBF"/>
            <w:vAlign w:val="center"/>
          </w:tcPr>
          <w:p>
            <w:pPr>
              <w:pStyle w:val="47"/>
              <w:widowControl/>
              <w:jc w:val="both"/>
              <w:rPr>
                <w:rFonts w:ascii="宋体"/>
                <w:sz w:val="21"/>
                <w:szCs w:val="21"/>
                <w:lang w:eastAsia="zh-CN"/>
              </w:rPr>
            </w:pPr>
            <w:r>
              <w:rPr>
                <w:rFonts w:hint="eastAsia" w:ascii="宋体" w:hAnsi="宋体"/>
                <w:sz w:val="21"/>
                <w:szCs w:val="21"/>
                <w:lang w:eastAsia="zh-CN"/>
              </w:rPr>
              <w:t>修订人</w:t>
            </w:r>
          </w:p>
        </w:tc>
        <w:tc>
          <w:tcPr>
            <w:tcW w:w="1434" w:type="dxa"/>
            <w:tcBorders>
              <w:top w:val="single" w:color="000000" w:sz="4" w:space="0"/>
              <w:left w:val="single" w:color="000000" w:sz="4" w:space="0"/>
              <w:bottom w:val="single" w:color="000000" w:sz="4" w:space="0"/>
              <w:right w:val="single" w:color="000000" w:sz="4" w:space="0"/>
            </w:tcBorders>
            <w:shd w:val="clear" w:color="auto" w:fill="BFBFBF"/>
            <w:vAlign w:val="center"/>
          </w:tcPr>
          <w:p>
            <w:pPr>
              <w:pStyle w:val="47"/>
              <w:widowControl/>
              <w:jc w:val="both"/>
              <w:rPr>
                <w:rFonts w:ascii="宋体"/>
                <w:sz w:val="21"/>
                <w:szCs w:val="21"/>
                <w:lang w:eastAsia="zh-CN"/>
              </w:rPr>
            </w:pPr>
            <w:r>
              <w:rPr>
                <w:rFonts w:hint="eastAsia" w:ascii="宋体" w:hAnsi="宋体"/>
                <w:sz w:val="21"/>
                <w:szCs w:val="21"/>
                <w:lang w:eastAsia="zh-CN"/>
              </w:rPr>
              <w:t>审核人</w:t>
            </w:r>
          </w:p>
        </w:tc>
      </w:tr>
      <w:tr>
        <w:tblPrEx>
          <w:tblLayout w:type="fixed"/>
          <w:tblCellMar>
            <w:top w:w="0" w:type="dxa"/>
            <w:left w:w="57" w:type="dxa"/>
            <w:bottom w:w="0" w:type="dxa"/>
            <w:right w:w="57" w:type="dxa"/>
          </w:tblCellMar>
        </w:tblPrEx>
        <w:trPr>
          <w:trHeight w:val="170" w:hRule="atLeast"/>
        </w:trPr>
        <w:tc>
          <w:tcPr>
            <w:tcW w:w="1031" w:type="dxa"/>
            <w:tcBorders>
              <w:top w:val="single" w:color="000000" w:sz="4" w:space="0"/>
              <w:left w:val="single" w:color="000000" w:sz="4" w:space="0"/>
              <w:bottom w:val="single" w:color="000000" w:sz="4" w:space="0"/>
            </w:tcBorders>
          </w:tcPr>
          <w:p>
            <w:pPr>
              <w:snapToGrid w:val="0"/>
              <w:spacing w:line="360" w:lineRule="auto"/>
              <w:ind w:right="48"/>
              <w:rPr>
                <w:rFonts w:ascii="宋体" w:hAnsi="宋体"/>
                <w:sz w:val="21"/>
              </w:rPr>
            </w:pPr>
            <w:r>
              <w:rPr>
                <w:rFonts w:ascii="宋体" w:hAnsi="宋体"/>
                <w:sz w:val="21"/>
              </w:rPr>
              <w:t>1</w:t>
            </w:r>
          </w:p>
        </w:tc>
        <w:tc>
          <w:tcPr>
            <w:tcW w:w="1842" w:type="dxa"/>
            <w:tcBorders>
              <w:top w:val="single" w:color="000000" w:sz="4" w:space="0"/>
              <w:left w:val="single" w:color="000000" w:sz="4" w:space="0"/>
              <w:bottom w:val="single" w:color="000000" w:sz="4" w:space="0"/>
            </w:tcBorders>
          </w:tcPr>
          <w:p>
            <w:pPr>
              <w:snapToGrid w:val="0"/>
              <w:spacing w:line="360" w:lineRule="auto"/>
              <w:rPr>
                <w:rFonts w:ascii="宋体"/>
                <w:sz w:val="21"/>
              </w:rPr>
            </w:pPr>
            <w:r>
              <w:rPr>
                <w:rFonts w:hint="eastAsia" w:ascii="宋体" w:hAnsi="宋体"/>
                <w:sz w:val="21"/>
              </w:rPr>
              <w:t>创建全文</w:t>
            </w:r>
          </w:p>
        </w:tc>
        <w:tc>
          <w:tcPr>
            <w:tcW w:w="2236" w:type="dxa"/>
            <w:tcBorders>
              <w:top w:val="single" w:color="000000" w:sz="4" w:space="0"/>
              <w:left w:val="single" w:color="000000" w:sz="4" w:space="0"/>
              <w:bottom w:val="single" w:color="000000" w:sz="4" w:space="0"/>
            </w:tcBorders>
          </w:tcPr>
          <w:p>
            <w:pPr>
              <w:snapToGrid w:val="0"/>
              <w:spacing w:line="360" w:lineRule="auto"/>
              <w:rPr>
                <w:rFonts w:ascii="宋体"/>
                <w:sz w:val="21"/>
              </w:rPr>
            </w:pPr>
            <w:r>
              <w:rPr>
                <w:rFonts w:ascii="宋体" w:hAnsi="宋体"/>
                <w:sz w:val="21"/>
                <w:lang w:eastAsia="zh-CN"/>
              </w:rPr>
              <w:t>201</w:t>
            </w:r>
            <w:r>
              <w:rPr>
                <w:rFonts w:hint="eastAsia" w:ascii="宋体" w:hAnsi="宋体"/>
                <w:sz w:val="21"/>
                <w:lang w:eastAsia="zh-CN"/>
              </w:rPr>
              <w:t>4</w:t>
            </w:r>
            <w:r>
              <w:rPr>
                <w:rFonts w:ascii="宋体" w:hAnsi="宋体"/>
                <w:sz w:val="21"/>
                <w:lang w:eastAsia="zh-CN"/>
              </w:rPr>
              <w:t>-0</w:t>
            </w:r>
            <w:r>
              <w:rPr>
                <w:rFonts w:hint="eastAsia" w:ascii="宋体" w:hAnsi="宋体"/>
                <w:sz w:val="21"/>
                <w:lang w:eastAsia="zh-CN"/>
              </w:rPr>
              <w:t>1</w:t>
            </w:r>
            <w:r>
              <w:rPr>
                <w:rFonts w:ascii="宋体" w:hAnsi="宋体"/>
                <w:sz w:val="21"/>
                <w:lang w:eastAsia="zh-CN"/>
              </w:rPr>
              <w:t>-</w:t>
            </w:r>
            <w:r>
              <w:rPr>
                <w:rFonts w:hint="eastAsia" w:ascii="宋体" w:hAnsi="宋体"/>
                <w:sz w:val="21"/>
                <w:lang w:eastAsia="zh-CN"/>
              </w:rPr>
              <w:t>06</w:t>
            </w:r>
          </w:p>
        </w:tc>
        <w:tc>
          <w:tcPr>
            <w:tcW w:w="1434" w:type="dxa"/>
            <w:tcBorders>
              <w:top w:val="single" w:color="000000" w:sz="4" w:space="0"/>
              <w:left w:val="single" w:color="000000" w:sz="4" w:space="0"/>
              <w:bottom w:val="single" w:color="000000" w:sz="4" w:space="0"/>
            </w:tcBorders>
          </w:tcPr>
          <w:p>
            <w:pPr>
              <w:snapToGrid w:val="0"/>
              <w:spacing w:line="360" w:lineRule="auto"/>
              <w:rPr>
                <w:rFonts w:ascii="宋体"/>
                <w:sz w:val="21"/>
                <w:lang w:eastAsia="zh-CN"/>
              </w:rPr>
            </w:pPr>
            <w:r>
              <w:rPr>
                <w:rFonts w:ascii="宋体" w:hAnsi="宋体"/>
                <w:sz w:val="21"/>
                <w:lang w:eastAsia="zh-CN"/>
              </w:rPr>
              <w:t>1.0</w:t>
            </w:r>
          </w:p>
        </w:tc>
        <w:tc>
          <w:tcPr>
            <w:tcW w:w="1434" w:type="dxa"/>
            <w:tcBorders>
              <w:top w:val="single" w:color="000000" w:sz="4" w:space="0"/>
              <w:left w:val="single" w:color="000000" w:sz="4" w:space="0"/>
              <w:bottom w:val="single" w:color="000000" w:sz="4" w:space="0"/>
            </w:tcBorders>
          </w:tcPr>
          <w:p>
            <w:pPr>
              <w:snapToGrid w:val="0"/>
              <w:spacing w:line="360" w:lineRule="auto"/>
              <w:rPr>
                <w:rFonts w:ascii="宋体"/>
                <w:sz w:val="21"/>
                <w:lang w:eastAsia="zh-CN"/>
              </w:rPr>
            </w:pPr>
            <w:r>
              <w:rPr>
                <w:rFonts w:hint="eastAsia" w:ascii="宋体"/>
                <w:sz w:val="21"/>
                <w:lang w:eastAsia="zh-CN"/>
              </w:rPr>
              <w:t>张三</w:t>
            </w:r>
          </w:p>
        </w:tc>
        <w:tc>
          <w:tcPr>
            <w:tcW w:w="1434" w:type="dxa"/>
            <w:tcBorders>
              <w:top w:val="single" w:color="000000" w:sz="4" w:space="0"/>
              <w:left w:val="single" w:color="000000" w:sz="4" w:space="0"/>
              <w:bottom w:val="single" w:color="000000" w:sz="4" w:space="0"/>
              <w:right w:val="single" w:color="000000" w:sz="4" w:space="0"/>
            </w:tcBorders>
          </w:tcPr>
          <w:p>
            <w:pPr>
              <w:snapToGrid w:val="0"/>
              <w:spacing w:line="360" w:lineRule="auto"/>
              <w:rPr>
                <w:rFonts w:ascii="宋体"/>
                <w:sz w:val="21"/>
              </w:rPr>
            </w:pPr>
          </w:p>
        </w:tc>
      </w:tr>
      <w:tr>
        <w:tblPrEx>
          <w:tblLayout w:type="fixed"/>
          <w:tblCellMar>
            <w:top w:w="0" w:type="dxa"/>
            <w:left w:w="57" w:type="dxa"/>
            <w:bottom w:w="0" w:type="dxa"/>
            <w:right w:w="57" w:type="dxa"/>
          </w:tblCellMar>
        </w:tblPrEx>
        <w:trPr>
          <w:trHeight w:val="415" w:hRule="atLeast"/>
        </w:trPr>
        <w:tc>
          <w:tcPr>
            <w:tcW w:w="1031" w:type="dxa"/>
            <w:tcBorders>
              <w:top w:val="single" w:color="000000" w:sz="4" w:space="0"/>
              <w:left w:val="single" w:color="000000" w:sz="4" w:space="0"/>
              <w:bottom w:val="single" w:color="000000" w:sz="4" w:space="0"/>
            </w:tcBorders>
          </w:tcPr>
          <w:p>
            <w:pPr>
              <w:snapToGrid w:val="0"/>
              <w:spacing w:line="360" w:lineRule="auto"/>
              <w:ind w:right="48"/>
              <w:rPr>
                <w:rFonts w:ascii="宋体" w:hAnsi="宋体"/>
                <w:sz w:val="21"/>
                <w:lang w:eastAsia="zh-CN"/>
              </w:rPr>
            </w:pPr>
          </w:p>
        </w:tc>
        <w:tc>
          <w:tcPr>
            <w:tcW w:w="1842" w:type="dxa"/>
            <w:tcBorders>
              <w:top w:val="single" w:color="000000" w:sz="4" w:space="0"/>
              <w:left w:val="single" w:color="000000" w:sz="4" w:space="0"/>
              <w:bottom w:val="single" w:color="000000" w:sz="4" w:space="0"/>
            </w:tcBorders>
          </w:tcPr>
          <w:p>
            <w:pPr>
              <w:snapToGrid w:val="0"/>
              <w:spacing w:line="360" w:lineRule="auto"/>
              <w:ind w:right="48"/>
              <w:rPr>
                <w:rFonts w:ascii="宋体" w:hAnsi="宋体"/>
                <w:sz w:val="21"/>
                <w:lang w:eastAsia="zh-CN"/>
              </w:rPr>
            </w:pPr>
          </w:p>
        </w:tc>
        <w:tc>
          <w:tcPr>
            <w:tcW w:w="2236" w:type="dxa"/>
            <w:tcBorders>
              <w:top w:val="single" w:color="000000" w:sz="4" w:space="0"/>
              <w:left w:val="single" w:color="000000" w:sz="4" w:space="0"/>
              <w:bottom w:val="single" w:color="000000" w:sz="4" w:space="0"/>
            </w:tcBorders>
          </w:tcPr>
          <w:p>
            <w:pPr>
              <w:snapToGrid w:val="0"/>
              <w:spacing w:line="360" w:lineRule="auto"/>
              <w:ind w:right="48"/>
              <w:rPr>
                <w:rFonts w:ascii="宋体" w:hAnsi="宋体"/>
                <w:sz w:val="21"/>
                <w:lang w:eastAsia="zh-CN"/>
              </w:rPr>
            </w:pPr>
          </w:p>
        </w:tc>
        <w:tc>
          <w:tcPr>
            <w:tcW w:w="1434" w:type="dxa"/>
            <w:tcBorders>
              <w:top w:val="single" w:color="000000" w:sz="4" w:space="0"/>
              <w:left w:val="single" w:color="000000" w:sz="4" w:space="0"/>
              <w:bottom w:val="single" w:color="000000" w:sz="4" w:space="0"/>
            </w:tcBorders>
          </w:tcPr>
          <w:p>
            <w:pPr>
              <w:snapToGrid w:val="0"/>
              <w:spacing w:line="360" w:lineRule="auto"/>
              <w:ind w:right="48"/>
              <w:rPr>
                <w:rFonts w:ascii="宋体" w:hAnsi="宋体"/>
                <w:sz w:val="21"/>
                <w:lang w:eastAsia="zh-CN"/>
              </w:rPr>
            </w:pPr>
          </w:p>
        </w:tc>
        <w:tc>
          <w:tcPr>
            <w:tcW w:w="1434" w:type="dxa"/>
            <w:tcBorders>
              <w:top w:val="single" w:color="000000" w:sz="4" w:space="0"/>
              <w:left w:val="single" w:color="000000" w:sz="4" w:space="0"/>
              <w:bottom w:val="single" w:color="000000" w:sz="4" w:space="0"/>
            </w:tcBorders>
          </w:tcPr>
          <w:p>
            <w:pPr>
              <w:snapToGrid w:val="0"/>
              <w:spacing w:line="360" w:lineRule="auto"/>
              <w:ind w:right="48"/>
              <w:rPr>
                <w:rFonts w:ascii="宋体" w:hAnsi="宋体"/>
                <w:sz w:val="21"/>
                <w:lang w:eastAsia="zh-CN"/>
              </w:rPr>
            </w:pPr>
          </w:p>
        </w:tc>
        <w:tc>
          <w:tcPr>
            <w:tcW w:w="1434" w:type="dxa"/>
            <w:tcBorders>
              <w:top w:val="single" w:color="000000" w:sz="4" w:space="0"/>
              <w:left w:val="single" w:color="000000" w:sz="4" w:space="0"/>
              <w:bottom w:val="single" w:color="000000" w:sz="4" w:space="0"/>
              <w:right w:val="single" w:color="000000" w:sz="4" w:space="0"/>
            </w:tcBorders>
          </w:tcPr>
          <w:p>
            <w:pPr>
              <w:snapToGrid w:val="0"/>
              <w:spacing w:line="360" w:lineRule="auto"/>
              <w:ind w:right="48"/>
              <w:rPr>
                <w:rFonts w:ascii="宋体" w:hAnsi="宋体"/>
                <w:sz w:val="21"/>
                <w:lang w:eastAsia="zh-CN"/>
              </w:rPr>
            </w:pPr>
          </w:p>
        </w:tc>
      </w:tr>
      <w:tr>
        <w:tblPrEx>
          <w:tblLayout w:type="fixed"/>
          <w:tblCellMar>
            <w:top w:w="0" w:type="dxa"/>
            <w:left w:w="57" w:type="dxa"/>
            <w:bottom w:w="0" w:type="dxa"/>
            <w:right w:w="57" w:type="dxa"/>
          </w:tblCellMar>
        </w:tblPrEx>
        <w:trPr>
          <w:trHeight w:val="170" w:hRule="atLeast"/>
        </w:trPr>
        <w:tc>
          <w:tcPr>
            <w:tcW w:w="1031" w:type="dxa"/>
            <w:tcBorders>
              <w:top w:val="single" w:color="000000" w:sz="4" w:space="0"/>
              <w:left w:val="single" w:color="000000" w:sz="4" w:space="0"/>
              <w:bottom w:val="single" w:color="000000" w:sz="4" w:space="0"/>
            </w:tcBorders>
          </w:tcPr>
          <w:p>
            <w:pPr>
              <w:snapToGrid w:val="0"/>
              <w:spacing w:line="360" w:lineRule="auto"/>
              <w:ind w:right="48"/>
              <w:rPr>
                <w:rFonts w:ascii="宋体" w:hAnsi="宋体"/>
                <w:sz w:val="21"/>
                <w:lang w:eastAsia="zh-CN"/>
              </w:rPr>
            </w:pPr>
          </w:p>
        </w:tc>
        <w:tc>
          <w:tcPr>
            <w:tcW w:w="1842" w:type="dxa"/>
            <w:tcBorders>
              <w:top w:val="single" w:color="000000" w:sz="4" w:space="0"/>
              <w:left w:val="single" w:color="000000" w:sz="4" w:space="0"/>
              <w:bottom w:val="single" w:color="000000" w:sz="4" w:space="0"/>
            </w:tcBorders>
          </w:tcPr>
          <w:p>
            <w:pPr>
              <w:snapToGrid w:val="0"/>
              <w:spacing w:line="360" w:lineRule="auto"/>
              <w:ind w:right="48"/>
              <w:rPr>
                <w:rFonts w:ascii="宋体" w:hAnsi="宋体"/>
                <w:sz w:val="21"/>
                <w:lang w:eastAsia="zh-CN"/>
              </w:rPr>
            </w:pPr>
          </w:p>
        </w:tc>
        <w:tc>
          <w:tcPr>
            <w:tcW w:w="2236" w:type="dxa"/>
            <w:tcBorders>
              <w:top w:val="single" w:color="000000" w:sz="4" w:space="0"/>
              <w:left w:val="single" w:color="000000" w:sz="4" w:space="0"/>
              <w:bottom w:val="single" w:color="000000" w:sz="4" w:space="0"/>
            </w:tcBorders>
          </w:tcPr>
          <w:p>
            <w:pPr>
              <w:snapToGrid w:val="0"/>
              <w:spacing w:line="360" w:lineRule="auto"/>
              <w:ind w:right="48"/>
              <w:rPr>
                <w:rFonts w:ascii="宋体" w:hAnsi="宋体"/>
                <w:sz w:val="21"/>
                <w:lang w:eastAsia="zh-CN"/>
              </w:rPr>
            </w:pPr>
          </w:p>
        </w:tc>
        <w:tc>
          <w:tcPr>
            <w:tcW w:w="1434" w:type="dxa"/>
            <w:tcBorders>
              <w:top w:val="single" w:color="000000" w:sz="4" w:space="0"/>
              <w:left w:val="single" w:color="000000" w:sz="4" w:space="0"/>
              <w:bottom w:val="single" w:color="000000" w:sz="4" w:space="0"/>
            </w:tcBorders>
          </w:tcPr>
          <w:p>
            <w:pPr>
              <w:snapToGrid w:val="0"/>
              <w:spacing w:line="360" w:lineRule="auto"/>
              <w:ind w:right="48"/>
              <w:rPr>
                <w:rFonts w:ascii="宋体" w:hAnsi="宋体"/>
                <w:sz w:val="21"/>
                <w:lang w:eastAsia="zh-CN"/>
              </w:rPr>
            </w:pPr>
          </w:p>
        </w:tc>
        <w:tc>
          <w:tcPr>
            <w:tcW w:w="1434" w:type="dxa"/>
            <w:tcBorders>
              <w:top w:val="single" w:color="000000" w:sz="4" w:space="0"/>
              <w:left w:val="single" w:color="000000" w:sz="4" w:space="0"/>
              <w:bottom w:val="single" w:color="000000" w:sz="4" w:space="0"/>
            </w:tcBorders>
          </w:tcPr>
          <w:p>
            <w:pPr>
              <w:snapToGrid w:val="0"/>
              <w:spacing w:line="360" w:lineRule="auto"/>
              <w:ind w:right="48"/>
              <w:rPr>
                <w:rFonts w:ascii="宋体" w:hAnsi="宋体"/>
                <w:sz w:val="21"/>
                <w:lang w:eastAsia="zh-CN"/>
              </w:rPr>
            </w:pPr>
          </w:p>
        </w:tc>
        <w:tc>
          <w:tcPr>
            <w:tcW w:w="1434" w:type="dxa"/>
            <w:tcBorders>
              <w:top w:val="single" w:color="000000" w:sz="4" w:space="0"/>
              <w:left w:val="single" w:color="000000" w:sz="4" w:space="0"/>
              <w:bottom w:val="single" w:color="000000" w:sz="4" w:space="0"/>
              <w:right w:val="single" w:color="000000" w:sz="4" w:space="0"/>
            </w:tcBorders>
          </w:tcPr>
          <w:p>
            <w:pPr>
              <w:snapToGrid w:val="0"/>
              <w:spacing w:line="360" w:lineRule="auto"/>
              <w:ind w:right="48"/>
              <w:rPr>
                <w:rFonts w:ascii="宋体" w:hAnsi="宋体"/>
                <w:sz w:val="21"/>
                <w:lang w:eastAsia="zh-CN"/>
              </w:rPr>
            </w:pPr>
          </w:p>
        </w:tc>
      </w:tr>
      <w:tr>
        <w:tblPrEx>
          <w:tblLayout w:type="fixed"/>
          <w:tblCellMar>
            <w:top w:w="0" w:type="dxa"/>
            <w:left w:w="57" w:type="dxa"/>
            <w:bottom w:w="0" w:type="dxa"/>
            <w:right w:w="57" w:type="dxa"/>
          </w:tblCellMar>
        </w:tblPrEx>
        <w:trPr>
          <w:trHeight w:val="170" w:hRule="atLeast"/>
        </w:trPr>
        <w:tc>
          <w:tcPr>
            <w:tcW w:w="1031" w:type="dxa"/>
            <w:tcBorders>
              <w:top w:val="single" w:color="000000" w:sz="4" w:space="0"/>
              <w:left w:val="single" w:color="000000" w:sz="4" w:space="0"/>
              <w:bottom w:val="single" w:color="000000" w:sz="4" w:space="0"/>
            </w:tcBorders>
          </w:tcPr>
          <w:p>
            <w:pPr>
              <w:snapToGrid w:val="0"/>
              <w:spacing w:line="360" w:lineRule="auto"/>
              <w:ind w:right="48"/>
              <w:rPr>
                <w:rFonts w:ascii="宋体" w:hAnsi="宋体"/>
                <w:sz w:val="21"/>
                <w:lang w:eastAsia="zh-CN"/>
              </w:rPr>
            </w:pPr>
          </w:p>
        </w:tc>
        <w:tc>
          <w:tcPr>
            <w:tcW w:w="1842" w:type="dxa"/>
            <w:tcBorders>
              <w:top w:val="single" w:color="000000" w:sz="4" w:space="0"/>
              <w:left w:val="single" w:color="000000" w:sz="4" w:space="0"/>
              <w:bottom w:val="single" w:color="000000" w:sz="4" w:space="0"/>
            </w:tcBorders>
          </w:tcPr>
          <w:p>
            <w:pPr>
              <w:snapToGrid w:val="0"/>
              <w:spacing w:line="360" w:lineRule="auto"/>
              <w:ind w:right="48"/>
              <w:rPr>
                <w:rFonts w:ascii="宋体" w:hAnsi="宋体"/>
                <w:sz w:val="21"/>
                <w:lang w:eastAsia="zh-CN"/>
              </w:rPr>
            </w:pPr>
          </w:p>
        </w:tc>
        <w:tc>
          <w:tcPr>
            <w:tcW w:w="2236" w:type="dxa"/>
            <w:tcBorders>
              <w:top w:val="single" w:color="000000" w:sz="4" w:space="0"/>
              <w:left w:val="single" w:color="000000" w:sz="4" w:space="0"/>
              <w:bottom w:val="single" w:color="000000" w:sz="4" w:space="0"/>
            </w:tcBorders>
          </w:tcPr>
          <w:p>
            <w:pPr>
              <w:snapToGrid w:val="0"/>
              <w:spacing w:line="360" w:lineRule="auto"/>
              <w:ind w:right="48"/>
              <w:rPr>
                <w:rFonts w:ascii="宋体" w:hAnsi="宋体"/>
                <w:sz w:val="21"/>
                <w:lang w:eastAsia="zh-CN"/>
              </w:rPr>
            </w:pPr>
          </w:p>
        </w:tc>
        <w:tc>
          <w:tcPr>
            <w:tcW w:w="1434" w:type="dxa"/>
            <w:tcBorders>
              <w:top w:val="single" w:color="000000" w:sz="4" w:space="0"/>
              <w:left w:val="single" w:color="000000" w:sz="4" w:space="0"/>
              <w:bottom w:val="single" w:color="000000" w:sz="4" w:space="0"/>
            </w:tcBorders>
          </w:tcPr>
          <w:p>
            <w:pPr>
              <w:snapToGrid w:val="0"/>
              <w:spacing w:line="360" w:lineRule="auto"/>
              <w:ind w:right="48"/>
              <w:rPr>
                <w:rFonts w:ascii="宋体" w:hAnsi="宋体"/>
                <w:sz w:val="21"/>
                <w:lang w:eastAsia="zh-CN"/>
              </w:rPr>
            </w:pPr>
          </w:p>
        </w:tc>
        <w:tc>
          <w:tcPr>
            <w:tcW w:w="1434" w:type="dxa"/>
            <w:tcBorders>
              <w:top w:val="single" w:color="000000" w:sz="4" w:space="0"/>
              <w:left w:val="single" w:color="000000" w:sz="4" w:space="0"/>
              <w:bottom w:val="single" w:color="000000" w:sz="4" w:space="0"/>
            </w:tcBorders>
          </w:tcPr>
          <w:p>
            <w:pPr>
              <w:snapToGrid w:val="0"/>
              <w:spacing w:line="360" w:lineRule="auto"/>
              <w:ind w:right="48"/>
              <w:rPr>
                <w:rFonts w:ascii="宋体" w:hAnsi="宋体"/>
                <w:sz w:val="21"/>
                <w:lang w:eastAsia="zh-CN"/>
              </w:rPr>
            </w:pPr>
          </w:p>
        </w:tc>
        <w:tc>
          <w:tcPr>
            <w:tcW w:w="1434" w:type="dxa"/>
            <w:tcBorders>
              <w:top w:val="single" w:color="000000" w:sz="4" w:space="0"/>
              <w:left w:val="single" w:color="000000" w:sz="4" w:space="0"/>
              <w:bottom w:val="single" w:color="000000" w:sz="4" w:space="0"/>
              <w:right w:val="single" w:color="000000" w:sz="4" w:space="0"/>
            </w:tcBorders>
          </w:tcPr>
          <w:p>
            <w:pPr>
              <w:snapToGrid w:val="0"/>
              <w:spacing w:line="360" w:lineRule="auto"/>
              <w:ind w:right="48"/>
              <w:rPr>
                <w:rFonts w:ascii="宋体" w:hAnsi="宋体"/>
                <w:sz w:val="21"/>
                <w:lang w:eastAsia="zh-CN"/>
              </w:rPr>
            </w:pPr>
          </w:p>
        </w:tc>
      </w:tr>
      <w:tr>
        <w:tblPrEx>
          <w:tblLayout w:type="fixed"/>
          <w:tblCellMar>
            <w:top w:w="0" w:type="dxa"/>
            <w:left w:w="57" w:type="dxa"/>
            <w:bottom w:w="0" w:type="dxa"/>
            <w:right w:w="57" w:type="dxa"/>
          </w:tblCellMar>
        </w:tblPrEx>
        <w:trPr>
          <w:trHeight w:val="170" w:hRule="atLeast"/>
        </w:trPr>
        <w:tc>
          <w:tcPr>
            <w:tcW w:w="1031" w:type="dxa"/>
            <w:tcBorders>
              <w:top w:val="single" w:color="000000" w:sz="4" w:space="0"/>
              <w:left w:val="single" w:color="000000" w:sz="4" w:space="0"/>
              <w:bottom w:val="single" w:color="000000" w:sz="4" w:space="0"/>
            </w:tcBorders>
          </w:tcPr>
          <w:p>
            <w:pPr>
              <w:snapToGrid w:val="0"/>
              <w:spacing w:line="360" w:lineRule="auto"/>
              <w:ind w:right="48"/>
              <w:rPr>
                <w:rFonts w:ascii="宋体" w:hAnsi="宋体"/>
                <w:sz w:val="21"/>
                <w:lang w:eastAsia="zh-CN"/>
              </w:rPr>
            </w:pPr>
          </w:p>
        </w:tc>
        <w:tc>
          <w:tcPr>
            <w:tcW w:w="1842" w:type="dxa"/>
            <w:tcBorders>
              <w:top w:val="single" w:color="000000" w:sz="4" w:space="0"/>
              <w:left w:val="single" w:color="000000" w:sz="4" w:space="0"/>
              <w:bottom w:val="single" w:color="000000" w:sz="4" w:space="0"/>
            </w:tcBorders>
          </w:tcPr>
          <w:p>
            <w:pPr>
              <w:snapToGrid w:val="0"/>
              <w:spacing w:line="360" w:lineRule="auto"/>
              <w:ind w:right="48"/>
              <w:rPr>
                <w:rFonts w:ascii="宋体" w:hAnsi="宋体"/>
                <w:sz w:val="21"/>
                <w:lang w:eastAsia="zh-CN"/>
              </w:rPr>
            </w:pPr>
          </w:p>
        </w:tc>
        <w:tc>
          <w:tcPr>
            <w:tcW w:w="2236" w:type="dxa"/>
            <w:tcBorders>
              <w:top w:val="single" w:color="000000" w:sz="4" w:space="0"/>
              <w:left w:val="single" w:color="000000" w:sz="4" w:space="0"/>
              <w:bottom w:val="single" w:color="000000" w:sz="4" w:space="0"/>
            </w:tcBorders>
          </w:tcPr>
          <w:p>
            <w:pPr>
              <w:snapToGrid w:val="0"/>
              <w:spacing w:line="360" w:lineRule="auto"/>
              <w:ind w:right="48"/>
              <w:rPr>
                <w:rFonts w:ascii="宋体" w:hAnsi="宋体"/>
                <w:sz w:val="21"/>
                <w:lang w:eastAsia="zh-CN"/>
              </w:rPr>
            </w:pPr>
          </w:p>
        </w:tc>
        <w:tc>
          <w:tcPr>
            <w:tcW w:w="1434" w:type="dxa"/>
            <w:tcBorders>
              <w:top w:val="single" w:color="000000" w:sz="4" w:space="0"/>
              <w:left w:val="single" w:color="000000" w:sz="4" w:space="0"/>
              <w:bottom w:val="single" w:color="000000" w:sz="4" w:space="0"/>
            </w:tcBorders>
          </w:tcPr>
          <w:p>
            <w:pPr>
              <w:snapToGrid w:val="0"/>
              <w:spacing w:line="360" w:lineRule="auto"/>
              <w:ind w:right="48"/>
              <w:rPr>
                <w:rFonts w:ascii="宋体" w:hAnsi="宋体"/>
                <w:sz w:val="21"/>
                <w:lang w:eastAsia="zh-CN"/>
              </w:rPr>
            </w:pPr>
          </w:p>
        </w:tc>
        <w:tc>
          <w:tcPr>
            <w:tcW w:w="1434" w:type="dxa"/>
            <w:tcBorders>
              <w:top w:val="single" w:color="000000" w:sz="4" w:space="0"/>
              <w:left w:val="single" w:color="000000" w:sz="4" w:space="0"/>
              <w:bottom w:val="single" w:color="000000" w:sz="4" w:space="0"/>
            </w:tcBorders>
          </w:tcPr>
          <w:p>
            <w:pPr>
              <w:snapToGrid w:val="0"/>
              <w:spacing w:line="360" w:lineRule="auto"/>
              <w:ind w:right="48"/>
              <w:rPr>
                <w:rFonts w:ascii="宋体" w:hAnsi="宋体"/>
                <w:sz w:val="21"/>
                <w:lang w:eastAsia="zh-CN"/>
              </w:rPr>
            </w:pPr>
          </w:p>
        </w:tc>
        <w:tc>
          <w:tcPr>
            <w:tcW w:w="1434" w:type="dxa"/>
            <w:tcBorders>
              <w:top w:val="single" w:color="000000" w:sz="4" w:space="0"/>
              <w:left w:val="single" w:color="000000" w:sz="4" w:space="0"/>
              <w:bottom w:val="single" w:color="000000" w:sz="4" w:space="0"/>
              <w:right w:val="single" w:color="000000" w:sz="4" w:space="0"/>
            </w:tcBorders>
          </w:tcPr>
          <w:p>
            <w:pPr>
              <w:snapToGrid w:val="0"/>
              <w:spacing w:line="360" w:lineRule="auto"/>
              <w:ind w:right="48"/>
              <w:rPr>
                <w:rFonts w:ascii="宋体" w:hAnsi="宋体"/>
                <w:sz w:val="21"/>
                <w:lang w:eastAsia="zh-CN"/>
              </w:rPr>
            </w:pPr>
          </w:p>
        </w:tc>
      </w:tr>
    </w:tbl>
    <w:p>
      <w:pPr>
        <w:spacing w:before="156" w:after="0" w:line="360" w:lineRule="auto"/>
        <w:jc w:val="center"/>
        <w:rPr>
          <w:rFonts w:ascii="宋体"/>
          <w:b/>
          <w:bCs/>
          <w:lang w:eastAsia="zh-CN"/>
        </w:rPr>
      </w:pPr>
    </w:p>
    <w:p>
      <w:pPr>
        <w:spacing w:before="156" w:after="0" w:line="360" w:lineRule="auto"/>
        <w:jc w:val="center"/>
        <w:rPr>
          <w:rFonts w:ascii="宋体"/>
          <w:sz w:val="32"/>
          <w:szCs w:val="32"/>
        </w:rPr>
        <w:sectPr>
          <w:headerReference r:id="rId4" w:type="default"/>
          <w:footerReference r:id="rId5" w:type="default"/>
          <w:footnotePr>
            <w:pos w:val="beneathText"/>
          </w:footnotePr>
          <w:pgSz w:w="11905" w:h="16837"/>
          <w:pgMar w:top="1440" w:right="1304" w:bottom="1440" w:left="1304" w:header="851" w:footer="992" w:gutter="0"/>
          <w:pgNumType w:start="1"/>
          <w:cols w:space="720" w:num="1"/>
          <w:docGrid w:type="lines" w:linePitch="312" w:charSpace="0"/>
        </w:sectPr>
      </w:pPr>
      <w:r>
        <w:rPr>
          <w:rFonts w:ascii="宋体"/>
          <w:b/>
          <w:bCs/>
          <w:lang w:eastAsia="zh-CN"/>
        </w:rPr>
        <w:br w:type="page"/>
      </w:r>
      <w:r>
        <w:rPr>
          <w:rFonts w:hint="eastAsia" w:ascii="宋体" w:hAnsi="宋体"/>
          <w:sz w:val="32"/>
          <w:szCs w:val="32"/>
        </w:rPr>
        <w:t>目</w:t>
      </w:r>
      <w:r>
        <w:rPr>
          <w:rFonts w:ascii="宋体" w:hAnsi="宋体"/>
          <w:sz w:val="32"/>
          <w:szCs w:val="32"/>
        </w:rPr>
        <w:t xml:space="preserve">  </w:t>
      </w:r>
      <w:r>
        <w:rPr>
          <w:rFonts w:hint="eastAsia" w:ascii="宋体" w:hAnsi="宋体"/>
          <w:sz w:val="32"/>
          <w:szCs w:val="32"/>
        </w:rPr>
        <w:t>录</w:t>
      </w:r>
    </w:p>
    <w:p>
      <w:pPr>
        <w:pStyle w:val="23"/>
        <w:tabs>
          <w:tab w:val="left" w:pos="400"/>
          <w:tab w:val="right" w:leader="dot" w:pos="9287"/>
        </w:tabs>
        <w:rPr>
          <w:rFonts w:asciiTheme="minorHAnsi" w:hAnsiTheme="minorHAnsi" w:eastAsiaTheme="minorEastAsia" w:cstheme="minorBidi"/>
          <w:b w:val="0"/>
          <w:bCs w:val="0"/>
          <w:caps w:val="0"/>
          <w:kern w:val="2"/>
          <w:sz w:val="21"/>
          <w:szCs w:val="22"/>
          <w:lang w:eastAsia="zh-CN"/>
        </w:rPr>
      </w:pPr>
      <w:r>
        <w:rPr>
          <w:rFonts w:ascii="Times New Roman" w:hAnsi="Times New Roman" w:cs="Times New Roman"/>
          <w:kern w:val="1"/>
          <w:sz w:val="28"/>
          <w:szCs w:val="24"/>
          <w:lang w:eastAsia="zh-CN"/>
        </w:rPr>
        <w:fldChar w:fldCharType="begin"/>
      </w:r>
      <w:r>
        <w:rPr>
          <w:rFonts w:ascii="Times New Roman" w:hAnsi="Times New Roman" w:cs="Times New Roman"/>
          <w:kern w:val="1"/>
          <w:sz w:val="28"/>
          <w:szCs w:val="24"/>
          <w:lang w:eastAsia="zh-CN"/>
        </w:rPr>
        <w:instrText xml:space="preserve"> TOC \o "1-3" \u </w:instrText>
      </w:r>
      <w:r>
        <w:rPr>
          <w:rFonts w:ascii="Times New Roman" w:hAnsi="Times New Roman" w:cs="Times New Roman"/>
          <w:kern w:val="1"/>
          <w:sz w:val="28"/>
          <w:szCs w:val="24"/>
          <w:lang w:eastAsia="zh-CN"/>
        </w:rPr>
        <w:fldChar w:fldCharType="separate"/>
      </w:r>
      <w:r>
        <w:rPr>
          <w:b w:val="0"/>
          <w:snapToGrid w:val="0"/>
          <w:color w:val="000000"/>
          <w:w w:val="0"/>
          <w:lang w:eastAsia="zh-CN"/>
        </w:rPr>
        <w:t>1</w:t>
      </w:r>
      <w:r>
        <w:rPr>
          <w:rFonts w:asciiTheme="minorHAnsi" w:hAnsiTheme="minorHAnsi" w:eastAsiaTheme="minorEastAsia" w:cstheme="minorBidi"/>
          <w:b w:val="0"/>
          <w:bCs w:val="0"/>
          <w:caps w:val="0"/>
          <w:kern w:val="2"/>
          <w:sz w:val="21"/>
          <w:szCs w:val="22"/>
          <w:lang w:eastAsia="zh-CN"/>
        </w:rPr>
        <w:tab/>
      </w:r>
      <w:r>
        <w:rPr>
          <w:rFonts w:hint="eastAsia"/>
          <w:lang w:eastAsia="zh-CN"/>
        </w:rPr>
        <w:t>引言</w:t>
      </w:r>
      <w:r>
        <w:rPr>
          <w:lang w:eastAsia="zh-CN"/>
        </w:rPr>
        <w:tab/>
      </w:r>
      <w:r>
        <w:fldChar w:fldCharType="begin"/>
      </w:r>
      <w:r>
        <w:rPr>
          <w:lang w:eastAsia="zh-CN"/>
        </w:rPr>
        <w:instrText xml:space="preserve"> PAGEREF _Toc409427484 \h </w:instrText>
      </w:r>
      <w:r>
        <w:fldChar w:fldCharType="separate"/>
      </w:r>
      <w:r>
        <w:rPr>
          <w:lang w:eastAsia="zh-CN"/>
        </w:rPr>
        <w:t>1</w:t>
      </w:r>
      <w:r>
        <w:fldChar w:fldCharType="end"/>
      </w:r>
    </w:p>
    <w:p>
      <w:pPr>
        <w:pStyle w:val="26"/>
        <w:tabs>
          <w:tab w:val="left" w:pos="800"/>
          <w:tab w:val="right" w:leader="dot" w:pos="9287"/>
        </w:tabs>
        <w:rPr>
          <w:rFonts w:asciiTheme="minorHAnsi" w:hAnsiTheme="minorHAnsi" w:eastAsiaTheme="minorEastAsia" w:cstheme="minorBidi"/>
          <w:smallCaps w:val="0"/>
          <w:kern w:val="2"/>
          <w:sz w:val="21"/>
          <w:szCs w:val="22"/>
          <w:lang w:eastAsia="zh-CN"/>
        </w:rPr>
      </w:pPr>
      <w:r>
        <w:rPr>
          <w:lang w:eastAsia="zh-CN"/>
        </w:rPr>
        <w:t>1.1</w:t>
      </w:r>
      <w:r>
        <w:rPr>
          <w:rFonts w:asciiTheme="minorHAnsi" w:hAnsiTheme="minorHAnsi" w:eastAsiaTheme="minorEastAsia" w:cstheme="minorBidi"/>
          <w:smallCaps w:val="0"/>
          <w:kern w:val="2"/>
          <w:sz w:val="21"/>
          <w:szCs w:val="22"/>
          <w:lang w:eastAsia="zh-CN"/>
        </w:rPr>
        <w:tab/>
      </w:r>
      <w:r>
        <w:rPr>
          <w:rFonts w:hint="eastAsia"/>
          <w:lang w:eastAsia="zh-CN"/>
        </w:rPr>
        <w:t>编写目的</w:t>
      </w:r>
      <w:r>
        <w:rPr>
          <w:lang w:eastAsia="zh-CN"/>
        </w:rPr>
        <w:tab/>
      </w:r>
      <w:r>
        <w:fldChar w:fldCharType="begin"/>
      </w:r>
      <w:r>
        <w:rPr>
          <w:lang w:eastAsia="zh-CN"/>
        </w:rPr>
        <w:instrText xml:space="preserve"> PAGEREF _Toc409427485 \h </w:instrText>
      </w:r>
      <w:r>
        <w:fldChar w:fldCharType="separate"/>
      </w:r>
      <w:r>
        <w:rPr>
          <w:lang w:eastAsia="zh-CN"/>
        </w:rPr>
        <w:t>1</w:t>
      </w:r>
      <w:r>
        <w:fldChar w:fldCharType="end"/>
      </w:r>
    </w:p>
    <w:p>
      <w:pPr>
        <w:pStyle w:val="26"/>
        <w:tabs>
          <w:tab w:val="left" w:pos="800"/>
          <w:tab w:val="right" w:leader="dot" w:pos="9287"/>
        </w:tabs>
        <w:rPr>
          <w:rFonts w:asciiTheme="minorHAnsi" w:hAnsiTheme="minorHAnsi" w:eastAsiaTheme="minorEastAsia" w:cstheme="minorBidi"/>
          <w:smallCaps w:val="0"/>
          <w:kern w:val="2"/>
          <w:sz w:val="21"/>
          <w:szCs w:val="22"/>
          <w:lang w:eastAsia="zh-CN"/>
        </w:rPr>
      </w:pPr>
      <w:r>
        <w:rPr>
          <w:lang w:eastAsia="zh-CN"/>
        </w:rPr>
        <w:t>1.2</w:t>
      </w:r>
      <w:r>
        <w:rPr>
          <w:rFonts w:asciiTheme="minorHAnsi" w:hAnsiTheme="minorHAnsi" w:eastAsiaTheme="minorEastAsia" w:cstheme="minorBidi"/>
          <w:smallCaps w:val="0"/>
          <w:kern w:val="2"/>
          <w:sz w:val="21"/>
          <w:szCs w:val="22"/>
          <w:lang w:eastAsia="zh-CN"/>
        </w:rPr>
        <w:tab/>
      </w:r>
      <w:r>
        <w:rPr>
          <w:rFonts w:hint="eastAsia"/>
          <w:lang w:eastAsia="zh-CN"/>
        </w:rPr>
        <w:t>作用</w:t>
      </w:r>
      <w:r>
        <w:rPr>
          <w:lang w:eastAsia="zh-CN"/>
        </w:rPr>
        <w:tab/>
      </w:r>
      <w:r>
        <w:fldChar w:fldCharType="begin"/>
      </w:r>
      <w:r>
        <w:rPr>
          <w:lang w:eastAsia="zh-CN"/>
        </w:rPr>
        <w:instrText xml:space="preserve"> PAGEREF _Toc409427486 \h </w:instrText>
      </w:r>
      <w:r>
        <w:fldChar w:fldCharType="separate"/>
      </w:r>
      <w:r>
        <w:rPr>
          <w:lang w:eastAsia="zh-CN"/>
        </w:rPr>
        <w:t>1</w:t>
      </w:r>
      <w:r>
        <w:fldChar w:fldCharType="end"/>
      </w:r>
    </w:p>
    <w:p>
      <w:pPr>
        <w:pStyle w:val="26"/>
        <w:tabs>
          <w:tab w:val="left" w:pos="800"/>
          <w:tab w:val="right" w:leader="dot" w:pos="9287"/>
        </w:tabs>
        <w:rPr>
          <w:rFonts w:asciiTheme="minorHAnsi" w:hAnsiTheme="minorHAnsi" w:eastAsiaTheme="minorEastAsia" w:cstheme="minorBidi"/>
          <w:smallCaps w:val="0"/>
          <w:kern w:val="2"/>
          <w:sz w:val="21"/>
          <w:szCs w:val="22"/>
          <w:lang w:eastAsia="zh-CN"/>
        </w:rPr>
      </w:pPr>
      <w:r>
        <w:rPr>
          <w:lang w:eastAsia="zh-CN"/>
        </w:rPr>
        <w:t>1.3</w:t>
      </w:r>
      <w:r>
        <w:rPr>
          <w:rFonts w:asciiTheme="minorHAnsi" w:hAnsiTheme="minorHAnsi" w:eastAsiaTheme="minorEastAsia" w:cstheme="minorBidi"/>
          <w:smallCaps w:val="0"/>
          <w:kern w:val="2"/>
          <w:sz w:val="21"/>
          <w:szCs w:val="22"/>
          <w:lang w:eastAsia="zh-CN"/>
        </w:rPr>
        <w:tab/>
      </w:r>
      <w:r>
        <w:rPr>
          <w:rFonts w:hint="eastAsia"/>
          <w:lang w:eastAsia="zh-CN"/>
        </w:rPr>
        <w:t>项目背景</w:t>
      </w:r>
      <w:r>
        <w:rPr>
          <w:lang w:eastAsia="zh-CN"/>
        </w:rPr>
        <w:tab/>
      </w:r>
      <w:r>
        <w:fldChar w:fldCharType="begin"/>
      </w:r>
      <w:r>
        <w:rPr>
          <w:lang w:eastAsia="zh-CN"/>
        </w:rPr>
        <w:instrText xml:space="preserve"> PAGEREF _Toc409427487 \h </w:instrText>
      </w:r>
      <w:r>
        <w:fldChar w:fldCharType="separate"/>
      </w:r>
      <w:r>
        <w:rPr>
          <w:lang w:eastAsia="zh-CN"/>
        </w:rPr>
        <w:t>1</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rPr>
        <w:t>1.3.1</w:t>
      </w:r>
      <w:r>
        <w:rPr>
          <w:rFonts w:asciiTheme="minorHAnsi" w:hAnsiTheme="minorHAnsi" w:eastAsiaTheme="minorEastAsia" w:cstheme="minorBidi"/>
          <w:iCs w:val="0"/>
          <w:kern w:val="2"/>
          <w:sz w:val="21"/>
          <w:szCs w:val="22"/>
          <w:lang w:eastAsia="zh-CN"/>
        </w:rPr>
        <w:tab/>
      </w:r>
      <w:r>
        <w:rPr>
          <w:rFonts w:hint="eastAsia"/>
        </w:rPr>
        <w:t>需求提出者</w:t>
      </w:r>
      <w:r>
        <w:tab/>
      </w:r>
      <w:r>
        <w:fldChar w:fldCharType="begin"/>
      </w:r>
      <w:r>
        <w:instrText xml:space="preserve"> PAGEREF _Toc409427488 \h </w:instrText>
      </w:r>
      <w:r>
        <w:fldChar w:fldCharType="separate"/>
      </w:r>
      <w:r>
        <w:t>1</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1.3.2</w:t>
      </w:r>
      <w:r>
        <w:rPr>
          <w:rFonts w:asciiTheme="minorHAnsi" w:hAnsiTheme="minorHAnsi" w:eastAsiaTheme="minorEastAsia" w:cstheme="minorBidi"/>
          <w:iCs w:val="0"/>
          <w:kern w:val="2"/>
          <w:sz w:val="21"/>
          <w:szCs w:val="22"/>
          <w:lang w:eastAsia="zh-CN"/>
        </w:rPr>
        <w:tab/>
      </w:r>
      <w:r>
        <w:rPr>
          <w:rFonts w:hint="eastAsia"/>
          <w:lang w:eastAsia="zh-CN"/>
        </w:rPr>
        <w:t>需求承接者及实施者</w:t>
      </w:r>
      <w:r>
        <w:rPr>
          <w:lang w:eastAsia="zh-CN"/>
        </w:rPr>
        <w:tab/>
      </w:r>
      <w:r>
        <w:fldChar w:fldCharType="begin"/>
      </w:r>
      <w:r>
        <w:rPr>
          <w:lang w:eastAsia="zh-CN"/>
        </w:rPr>
        <w:instrText xml:space="preserve"> PAGEREF _Toc409427489 \h </w:instrText>
      </w:r>
      <w:r>
        <w:fldChar w:fldCharType="separate"/>
      </w:r>
      <w:r>
        <w:rPr>
          <w:lang w:eastAsia="zh-CN"/>
        </w:rPr>
        <w:t>1</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1.3.3</w:t>
      </w:r>
      <w:r>
        <w:rPr>
          <w:rFonts w:asciiTheme="minorHAnsi" w:hAnsiTheme="minorHAnsi" w:eastAsiaTheme="minorEastAsia" w:cstheme="minorBidi"/>
          <w:iCs w:val="0"/>
          <w:kern w:val="2"/>
          <w:sz w:val="21"/>
          <w:szCs w:val="22"/>
          <w:lang w:eastAsia="zh-CN"/>
        </w:rPr>
        <w:tab/>
      </w:r>
      <w:r>
        <w:rPr>
          <w:rFonts w:hint="eastAsia"/>
          <w:lang w:eastAsia="zh-CN"/>
        </w:rPr>
        <w:t>预期读者</w:t>
      </w:r>
      <w:r>
        <w:rPr>
          <w:lang w:eastAsia="zh-CN"/>
        </w:rPr>
        <w:tab/>
      </w:r>
      <w:r>
        <w:fldChar w:fldCharType="begin"/>
      </w:r>
      <w:r>
        <w:rPr>
          <w:lang w:eastAsia="zh-CN"/>
        </w:rPr>
        <w:instrText xml:space="preserve"> PAGEREF _Toc409427490 \h </w:instrText>
      </w:r>
      <w:r>
        <w:fldChar w:fldCharType="separate"/>
      </w:r>
      <w:r>
        <w:rPr>
          <w:lang w:eastAsia="zh-CN"/>
        </w:rPr>
        <w:t>1</w:t>
      </w:r>
      <w:r>
        <w:fldChar w:fldCharType="end"/>
      </w:r>
    </w:p>
    <w:p>
      <w:pPr>
        <w:pStyle w:val="26"/>
        <w:tabs>
          <w:tab w:val="left" w:pos="800"/>
          <w:tab w:val="right" w:leader="dot" w:pos="9287"/>
        </w:tabs>
        <w:rPr>
          <w:rFonts w:asciiTheme="minorHAnsi" w:hAnsiTheme="minorHAnsi" w:eastAsiaTheme="minorEastAsia" w:cstheme="minorBidi"/>
          <w:smallCaps w:val="0"/>
          <w:kern w:val="2"/>
          <w:sz w:val="21"/>
          <w:szCs w:val="22"/>
          <w:lang w:eastAsia="zh-CN"/>
        </w:rPr>
      </w:pPr>
      <w:r>
        <w:rPr>
          <w:lang w:eastAsia="zh-CN"/>
        </w:rPr>
        <w:t>1.4</w:t>
      </w:r>
      <w:r>
        <w:rPr>
          <w:rFonts w:asciiTheme="minorHAnsi" w:hAnsiTheme="minorHAnsi" w:eastAsiaTheme="minorEastAsia" w:cstheme="minorBidi"/>
          <w:smallCaps w:val="0"/>
          <w:kern w:val="2"/>
          <w:sz w:val="21"/>
          <w:szCs w:val="22"/>
          <w:lang w:eastAsia="zh-CN"/>
        </w:rPr>
        <w:tab/>
      </w:r>
      <w:r>
        <w:rPr>
          <w:rFonts w:hint="eastAsia"/>
          <w:lang w:eastAsia="zh-CN"/>
        </w:rPr>
        <w:t>术语定义</w:t>
      </w:r>
      <w:r>
        <w:rPr>
          <w:lang w:eastAsia="zh-CN"/>
        </w:rPr>
        <w:tab/>
      </w:r>
      <w:r>
        <w:fldChar w:fldCharType="begin"/>
      </w:r>
      <w:r>
        <w:rPr>
          <w:lang w:eastAsia="zh-CN"/>
        </w:rPr>
        <w:instrText xml:space="preserve"> PAGEREF _Toc409427491 \h </w:instrText>
      </w:r>
      <w:r>
        <w:fldChar w:fldCharType="separate"/>
      </w:r>
      <w:r>
        <w:rPr>
          <w:lang w:eastAsia="zh-CN"/>
        </w:rPr>
        <w:t>1</w:t>
      </w:r>
      <w:r>
        <w:fldChar w:fldCharType="end"/>
      </w:r>
    </w:p>
    <w:p>
      <w:pPr>
        <w:pStyle w:val="26"/>
        <w:tabs>
          <w:tab w:val="left" w:pos="800"/>
          <w:tab w:val="right" w:leader="dot" w:pos="9287"/>
        </w:tabs>
        <w:rPr>
          <w:rFonts w:asciiTheme="minorHAnsi" w:hAnsiTheme="minorHAnsi" w:eastAsiaTheme="minorEastAsia" w:cstheme="minorBidi"/>
          <w:smallCaps w:val="0"/>
          <w:kern w:val="2"/>
          <w:sz w:val="21"/>
          <w:szCs w:val="22"/>
          <w:lang w:eastAsia="zh-CN"/>
        </w:rPr>
      </w:pPr>
      <w:r>
        <w:rPr>
          <w:lang w:eastAsia="zh-CN"/>
        </w:rPr>
        <w:t>1.5</w:t>
      </w:r>
      <w:r>
        <w:rPr>
          <w:rFonts w:asciiTheme="minorHAnsi" w:hAnsiTheme="minorHAnsi" w:eastAsiaTheme="minorEastAsia" w:cstheme="minorBidi"/>
          <w:smallCaps w:val="0"/>
          <w:kern w:val="2"/>
          <w:sz w:val="21"/>
          <w:szCs w:val="22"/>
          <w:lang w:eastAsia="zh-CN"/>
        </w:rPr>
        <w:tab/>
      </w:r>
      <w:r>
        <w:rPr>
          <w:rFonts w:hint="eastAsia"/>
          <w:lang w:eastAsia="zh-CN"/>
        </w:rPr>
        <w:t>参考资料</w:t>
      </w:r>
      <w:r>
        <w:rPr>
          <w:lang w:eastAsia="zh-CN"/>
        </w:rPr>
        <w:tab/>
      </w:r>
      <w:r>
        <w:fldChar w:fldCharType="begin"/>
      </w:r>
      <w:r>
        <w:rPr>
          <w:lang w:eastAsia="zh-CN"/>
        </w:rPr>
        <w:instrText xml:space="preserve"> PAGEREF _Toc409427492 \h </w:instrText>
      </w:r>
      <w:r>
        <w:fldChar w:fldCharType="separate"/>
      </w:r>
      <w:r>
        <w:rPr>
          <w:lang w:eastAsia="zh-CN"/>
        </w:rPr>
        <w:t>1</w:t>
      </w:r>
      <w:r>
        <w:fldChar w:fldCharType="end"/>
      </w:r>
    </w:p>
    <w:p>
      <w:pPr>
        <w:pStyle w:val="23"/>
        <w:tabs>
          <w:tab w:val="left" w:pos="400"/>
          <w:tab w:val="right" w:leader="dot" w:pos="9287"/>
        </w:tabs>
        <w:rPr>
          <w:rFonts w:asciiTheme="minorHAnsi" w:hAnsiTheme="minorHAnsi" w:eastAsiaTheme="minorEastAsia" w:cstheme="minorBidi"/>
          <w:b w:val="0"/>
          <w:bCs w:val="0"/>
          <w:caps w:val="0"/>
          <w:kern w:val="2"/>
          <w:sz w:val="21"/>
          <w:szCs w:val="22"/>
          <w:lang w:eastAsia="zh-CN"/>
        </w:rPr>
      </w:pPr>
      <w:r>
        <w:rPr>
          <w:b w:val="0"/>
          <w:snapToGrid w:val="0"/>
          <w:color w:val="000000"/>
          <w:w w:val="0"/>
          <w:lang w:eastAsia="zh-CN"/>
        </w:rPr>
        <w:t>2</w:t>
      </w:r>
      <w:r>
        <w:rPr>
          <w:rFonts w:asciiTheme="minorHAnsi" w:hAnsiTheme="minorHAnsi" w:eastAsiaTheme="minorEastAsia" w:cstheme="minorBidi"/>
          <w:b w:val="0"/>
          <w:bCs w:val="0"/>
          <w:caps w:val="0"/>
          <w:kern w:val="2"/>
          <w:sz w:val="21"/>
          <w:szCs w:val="22"/>
          <w:lang w:eastAsia="zh-CN"/>
        </w:rPr>
        <w:tab/>
      </w:r>
      <w:r>
        <w:rPr>
          <w:rFonts w:hint="eastAsia"/>
          <w:lang w:eastAsia="zh-CN"/>
        </w:rPr>
        <w:t>概述</w:t>
      </w:r>
      <w:r>
        <w:rPr>
          <w:lang w:eastAsia="zh-CN"/>
        </w:rPr>
        <w:tab/>
      </w:r>
      <w:r>
        <w:fldChar w:fldCharType="begin"/>
      </w:r>
      <w:r>
        <w:rPr>
          <w:lang w:eastAsia="zh-CN"/>
        </w:rPr>
        <w:instrText xml:space="preserve"> PAGEREF _Toc409427493 \h </w:instrText>
      </w:r>
      <w:r>
        <w:fldChar w:fldCharType="separate"/>
      </w:r>
      <w:r>
        <w:rPr>
          <w:lang w:eastAsia="zh-CN"/>
        </w:rPr>
        <w:t>2</w:t>
      </w:r>
      <w:r>
        <w:fldChar w:fldCharType="end"/>
      </w:r>
    </w:p>
    <w:p>
      <w:pPr>
        <w:pStyle w:val="26"/>
        <w:tabs>
          <w:tab w:val="left" w:pos="800"/>
          <w:tab w:val="right" w:leader="dot" w:pos="9287"/>
        </w:tabs>
        <w:rPr>
          <w:rFonts w:asciiTheme="minorHAnsi" w:hAnsiTheme="minorHAnsi" w:eastAsiaTheme="minorEastAsia" w:cstheme="minorBidi"/>
          <w:smallCaps w:val="0"/>
          <w:kern w:val="2"/>
          <w:sz w:val="21"/>
          <w:szCs w:val="22"/>
          <w:lang w:eastAsia="zh-CN"/>
        </w:rPr>
      </w:pPr>
      <w:r>
        <w:rPr>
          <w:lang w:eastAsia="zh-CN"/>
        </w:rPr>
        <w:t>2.1</w:t>
      </w:r>
      <w:r>
        <w:rPr>
          <w:rFonts w:asciiTheme="minorHAnsi" w:hAnsiTheme="minorHAnsi" w:eastAsiaTheme="minorEastAsia" w:cstheme="minorBidi"/>
          <w:smallCaps w:val="0"/>
          <w:kern w:val="2"/>
          <w:sz w:val="21"/>
          <w:szCs w:val="22"/>
          <w:lang w:eastAsia="zh-CN"/>
        </w:rPr>
        <w:tab/>
      </w:r>
      <w:r>
        <w:rPr>
          <w:rFonts w:hint="eastAsia"/>
          <w:lang w:eastAsia="zh-CN"/>
        </w:rPr>
        <w:t>项目情况</w:t>
      </w:r>
      <w:r>
        <w:rPr>
          <w:lang w:eastAsia="zh-CN"/>
        </w:rPr>
        <w:tab/>
      </w:r>
      <w:r>
        <w:fldChar w:fldCharType="begin"/>
      </w:r>
      <w:r>
        <w:rPr>
          <w:lang w:eastAsia="zh-CN"/>
        </w:rPr>
        <w:instrText xml:space="preserve"> PAGEREF _Toc409427494 \h </w:instrText>
      </w:r>
      <w:r>
        <w:fldChar w:fldCharType="separate"/>
      </w:r>
      <w:r>
        <w:rPr>
          <w:lang w:eastAsia="zh-CN"/>
        </w:rPr>
        <w:t>2</w:t>
      </w:r>
      <w:r>
        <w:fldChar w:fldCharType="end"/>
      </w:r>
    </w:p>
    <w:p>
      <w:pPr>
        <w:pStyle w:val="26"/>
        <w:tabs>
          <w:tab w:val="left" w:pos="800"/>
          <w:tab w:val="right" w:leader="dot" w:pos="9287"/>
        </w:tabs>
        <w:rPr>
          <w:rFonts w:asciiTheme="minorHAnsi" w:hAnsiTheme="minorHAnsi" w:eastAsiaTheme="minorEastAsia" w:cstheme="minorBidi"/>
          <w:smallCaps w:val="0"/>
          <w:kern w:val="2"/>
          <w:sz w:val="21"/>
          <w:szCs w:val="22"/>
          <w:lang w:eastAsia="zh-CN"/>
        </w:rPr>
      </w:pPr>
      <w:r>
        <w:rPr>
          <w:lang w:eastAsia="zh-CN"/>
        </w:rPr>
        <w:t>2.2</w:t>
      </w:r>
      <w:r>
        <w:rPr>
          <w:rFonts w:asciiTheme="minorHAnsi" w:hAnsiTheme="minorHAnsi" w:eastAsiaTheme="minorEastAsia" w:cstheme="minorBidi"/>
          <w:smallCaps w:val="0"/>
          <w:kern w:val="2"/>
          <w:sz w:val="21"/>
          <w:szCs w:val="22"/>
          <w:lang w:eastAsia="zh-CN"/>
        </w:rPr>
        <w:tab/>
      </w:r>
      <w:r>
        <w:rPr>
          <w:rFonts w:hint="eastAsia"/>
          <w:lang w:eastAsia="zh-CN"/>
        </w:rPr>
        <w:t>项目阶段划分</w:t>
      </w:r>
      <w:r>
        <w:rPr>
          <w:lang w:eastAsia="zh-CN"/>
        </w:rPr>
        <w:tab/>
      </w:r>
      <w:r>
        <w:fldChar w:fldCharType="begin"/>
      </w:r>
      <w:r>
        <w:rPr>
          <w:lang w:eastAsia="zh-CN"/>
        </w:rPr>
        <w:instrText xml:space="preserve"> PAGEREF _Toc409427495 \h </w:instrText>
      </w:r>
      <w:r>
        <w:fldChar w:fldCharType="separate"/>
      </w:r>
      <w:r>
        <w:rPr>
          <w:lang w:eastAsia="zh-CN"/>
        </w:rPr>
        <w:t>2</w:t>
      </w:r>
      <w:r>
        <w:fldChar w:fldCharType="end"/>
      </w:r>
    </w:p>
    <w:p>
      <w:pPr>
        <w:pStyle w:val="26"/>
        <w:tabs>
          <w:tab w:val="left" w:pos="800"/>
          <w:tab w:val="right" w:leader="dot" w:pos="9287"/>
        </w:tabs>
        <w:rPr>
          <w:rFonts w:asciiTheme="minorHAnsi" w:hAnsiTheme="minorHAnsi" w:eastAsiaTheme="minorEastAsia" w:cstheme="minorBidi"/>
          <w:smallCaps w:val="0"/>
          <w:kern w:val="2"/>
          <w:sz w:val="21"/>
          <w:szCs w:val="22"/>
          <w:lang w:eastAsia="zh-CN"/>
        </w:rPr>
      </w:pPr>
      <w:r>
        <w:rPr>
          <w:lang w:eastAsia="zh-CN"/>
        </w:rPr>
        <w:t>2.3</w:t>
      </w:r>
      <w:r>
        <w:rPr>
          <w:rFonts w:asciiTheme="minorHAnsi" w:hAnsiTheme="minorHAnsi" w:eastAsiaTheme="minorEastAsia" w:cstheme="minorBidi"/>
          <w:smallCaps w:val="0"/>
          <w:kern w:val="2"/>
          <w:sz w:val="21"/>
          <w:szCs w:val="22"/>
          <w:lang w:eastAsia="zh-CN"/>
        </w:rPr>
        <w:tab/>
      </w:r>
      <w:r>
        <w:rPr>
          <w:rFonts w:hint="eastAsia"/>
          <w:lang w:eastAsia="zh-CN"/>
        </w:rPr>
        <w:t>运行环境</w:t>
      </w:r>
      <w:r>
        <w:rPr>
          <w:lang w:eastAsia="zh-CN"/>
        </w:rPr>
        <w:tab/>
      </w:r>
      <w:r>
        <w:fldChar w:fldCharType="begin"/>
      </w:r>
      <w:r>
        <w:rPr>
          <w:lang w:eastAsia="zh-CN"/>
        </w:rPr>
        <w:instrText xml:space="preserve"> PAGEREF _Toc409427496 \h </w:instrText>
      </w:r>
      <w:r>
        <w:fldChar w:fldCharType="separate"/>
      </w:r>
      <w:r>
        <w:rPr>
          <w:lang w:eastAsia="zh-CN"/>
        </w:rPr>
        <w:t>2</w:t>
      </w:r>
      <w:r>
        <w:fldChar w:fldCharType="end"/>
      </w:r>
    </w:p>
    <w:p>
      <w:pPr>
        <w:pStyle w:val="26"/>
        <w:tabs>
          <w:tab w:val="left" w:pos="800"/>
          <w:tab w:val="right" w:leader="dot" w:pos="9287"/>
        </w:tabs>
        <w:rPr>
          <w:rFonts w:asciiTheme="minorHAnsi" w:hAnsiTheme="minorHAnsi" w:eastAsiaTheme="minorEastAsia" w:cstheme="minorBidi"/>
          <w:smallCaps w:val="0"/>
          <w:kern w:val="2"/>
          <w:sz w:val="21"/>
          <w:szCs w:val="22"/>
          <w:lang w:eastAsia="zh-CN"/>
        </w:rPr>
      </w:pPr>
      <w:r>
        <w:rPr>
          <w:lang w:eastAsia="zh-CN"/>
        </w:rPr>
        <w:t>2.4</w:t>
      </w:r>
      <w:r>
        <w:rPr>
          <w:rFonts w:asciiTheme="minorHAnsi" w:hAnsiTheme="minorHAnsi" w:eastAsiaTheme="minorEastAsia" w:cstheme="minorBidi"/>
          <w:smallCaps w:val="0"/>
          <w:kern w:val="2"/>
          <w:sz w:val="21"/>
          <w:szCs w:val="22"/>
          <w:lang w:eastAsia="zh-CN"/>
        </w:rPr>
        <w:tab/>
      </w:r>
      <w:r>
        <w:rPr>
          <w:rFonts w:hint="eastAsia"/>
          <w:lang w:eastAsia="zh-CN"/>
        </w:rPr>
        <w:t>与其它应用</w:t>
      </w:r>
      <w:r>
        <w:rPr>
          <w:lang w:eastAsia="zh-CN"/>
        </w:rPr>
        <w:t>/</w:t>
      </w:r>
      <w:r>
        <w:rPr>
          <w:rFonts w:hint="eastAsia"/>
          <w:lang w:eastAsia="zh-CN"/>
        </w:rPr>
        <w:t>功能的关系</w:t>
      </w:r>
      <w:r>
        <w:rPr>
          <w:lang w:eastAsia="zh-CN"/>
        </w:rPr>
        <w:tab/>
      </w:r>
      <w:r>
        <w:fldChar w:fldCharType="begin"/>
      </w:r>
      <w:r>
        <w:rPr>
          <w:lang w:eastAsia="zh-CN"/>
        </w:rPr>
        <w:instrText xml:space="preserve"> PAGEREF _Toc409427497 \h </w:instrText>
      </w:r>
      <w:r>
        <w:fldChar w:fldCharType="separate"/>
      </w:r>
      <w:r>
        <w:rPr>
          <w:lang w:eastAsia="zh-CN"/>
        </w:rPr>
        <w:t>2</w:t>
      </w:r>
      <w:r>
        <w:fldChar w:fldCharType="end"/>
      </w:r>
    </w:p>
    <w:p>
      <w:pPr>
        <w:pStyle w:val="23"/>
        <w:tabs>
          <w:tab w:val="left" w:pos="400"/>
          <w:tab w:val="right" w:leader="dot" w:pos="9287"/>
        </w:tabs>
        <w:rPr>
          <w:rFonts w:asciiTheme="minorHAnsi" w:hAnsiTheme="minorHAnsi" w:eastAsiaTheme="minorEastAsia" w:cstheme="minorBidi"/>
          <w:b w:val="0"/>
          <w:bCs w:val="0"/>
          <w:caps w:val="0"/>
          <w:kern w:val="2"/>
          <w:sz w:val="21"/>
          <w:szCs w:val="22"/>
          <w:lang w:eastAsia="zh-CN"/>
        </w:rPr>
      </w:pPr>
      <w:r>
        <w:rPr>
          <w:b w:val="0"/>
          <w:snapToGrid w:val="0"/>
          <w:color w:val="000000"/>
          <w:w w:val="0"/>
          <w:lang w:eastAsia="zh-CN"/>
        </w:rPr>
        <w:t>3</w:t>
      </w:r>
      <w:r>
        <w:rPr>
          <w:rFonts w:asciiTheme="minorHAnsi" w:hAnsiTheme="minorHAnsi" w:eastAsiaTheme="minorEastAsia" w:cstheme="minorBidi"/>
          <w:b w:val="0"/>
          <w:bCs w:val="0"/>
          <w:caps w:val="0"/>
          <w:kern w:val="2"/>
          <w:sz w:val="21"/>
          <w:szCs w:val="22"/>
          <w:lang w:eastAsia="zh-CN"/>
        </w:rPr>
        <w:tab/>
      </w:r>
      <w:r>
        <w:rPr>
          <w:rFonts w:hint="eastAsia"/>
          <w:lang w:eastAsia="zh-CN"/>
        </w:rPr>
        <w:t>功能性需求</w:t>
      </w:r>
      <w:r>
        <w:rPr>
          <w:lang w:eastAsia="zh-CN"/>
        </w:rPr>
        <w:tab/>
      </w:r>
      <w:r>
        <w:fldChar w:fldCharType="begin"/>
      </w:r>
      <w:r>
        <w:rPr>
          <w:lang w:eastAsia="zh-CN"/>
        </w:rPr>
        <w:instrText xml:space="preserve"> PAGEREF _Toc409427498 \h </w:instrText>
      </w:r>
      <w:r>
        <w:fldChar w:fldCharType="separate"/>
      </w:r>
      <w:r>
        <w:rPr>
          <w:lang w:eastAsia="zh-CN"/>
        </w:rPr>
        <w:t>3</w:t>
      </w:r>
      <w:r>
        <w:fldChar w:fldCharType="end"/>
      </w:r>
    </w:p>
    <w:p>
      <w:pPr>
        <w:pStyle w:val="26"/>
        <w:tabs>
          <w:tab w:val="left" w:pos="800"/>
          <w:tab w:val="right" w:leader="dot" w:pos="9287"/>
        </w:tabs>
        <w:rPr>
          <w:rFonts w:asciiTheme="minorHAnsi" w:hAnsiTheme="minorHAnsi" w:eastAsiaTheme="minorEastAsia" w:cstheme="minorBidi"/>
          <w:smallCaps w:val="0"/>
          <w:kern w:val="2"/>
          <w:sz w:val="21"/>
          <w:szCs w:val="22"/>
          <w:lang w:eastAsia="zh-CN"/>
        </w:rPr>
      </w:pPr>
      <w:r>
        <w:rPr>
          <w:lang w:eastAsia="zh-CN"/>
        </w:rPr>
        <w:t>3.1</w:t>
      </w:r>
      <w:r>
        <w:rPr>
          <w:rFonts w:asciiTheme="minorHAnsi" w:hAnsiTheme="minorHAnsi" w:eastAsiaTheme="minorEastAsia" w:cstheme="minorBidi"/>
          <w:smallCaps w:val="0"/>
          <w:kern w:val="2"/>
          <w:sz w:val="21"/>
          <w:szCs w:val="22"/>
          <w:lang w:eastAsia="zh-CN"/>
        </w:rPr>
        <w:tab/>
      </w:r>
      <w:r>
        <w:rPr>
          <w:rFonts w:hint="eastAsia"/>
          <w:lang w:eastAsia="zh-CN"/>
        </w:rPr>
        <w:t>职工新增接口调整（暂缓）</w:t>
      </w:r>
      <w:r>
        <w:rPr>
          <w:lang w:eastAsia="zh-CN"/>
        </w:rPr>
        <w:tab/>
      </w:r>
      <w:r>
        <w:fldChar w:fldCharType="begin"/>
      </w:r>
      <w:r>
        <w:rPr>
          <w:lang w:eastAsia="zh-CN"/>
        </w:rPr>
        <w:instrText xml:space="preserve"> PAGEREF _Toc409427499 \h </w:instrText>
      </w:r>
      <w:r>
        <w:fldChar w:fldCharType="separate"/>
      </w:r>
      <w:r>
        <w:rPr>
          <w:lang w:eastAsia="zh-CN"/>
        </w:rPr>
        <w:t>3</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3.1.1</w:t>
      </w:r>
      <w:r>
        <w:rPr>
          <w:rFonts w:asciiTheme="minorHAnsi" w:hAnsiTheme="minorHAnsi" w:eastAsiaTheme="minorEastAsia" w:cstheme="minorBidi"/>
          <w:iCs w:val="0"/>
          <w:kern w:val="2"/>
          <w:sz w:val="21"/>
          <w:szCs w:val="22"/>
          <w:lang w:eastAsia="zh-CN"/>
        </w:rPr>
        <w:tab/>
      </w:r>
      <w:r>
        <w:rPr>
          <w:rFonts w:hint="eastAsia"/>
          <w:lang w:eastAsia="zh-CN"/>
        </w:rPr>
        <w:t>原始需求</w:t>
      </w:r>
      <w:r>
        <w:rPr>
          <w:lang w:eastAsia="zh-CN"/>
        </w:rPr>
        <w:tab/>
      </w:r>
      <w:r>
        <w:fldChar w:fldCharType="begin"/>
      </w:r>
      <w:r>
        <w:rPr>
          <w:lang w:eastAsia="zh-CN"/>
        </w:rPr>
        <w:instrText xml:space="preserve"> PAGEREF _Toc409427500 \h </w:instrText>
      </w:r>
      <w:r>
        <w:fldChar w:fldCharType="separate"/>
      </w:r>
      <w:r>
        <w:rPr>
          <w:lang w:eastAsia="zh-CN"/>
        </w:rPr>
        <w:t>3</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3.1.2</w:t>
      </w:r>
      <w:r>
        <w:rPr>
          <w:rFonts w:asciiTheme="minorHAnsi" w:hAnsiTheme="minorHAnsi" w:eastAsiaTheme="minorEastAsia" w:cstheme="minorBidi"/>
          <w:iCs w:val="0"/>
          <w:kern w:val="2"/>
          <w:sz w:val="21"/>
          <w:szCs w:val="22"/>
          <w:lang w:eastAsia="zh-CN"/>
        </w:rPr>
        <w:tab/>
      </w:r>
      <w:r>
        <w:rPr>
          <w:rFonts w:hint="eastAsia"/>
          <w:lang w:eastAsia="zh-CN"/>
        </w:rPr>
        <w:t>功能点</w:t>
      </w:r>
      <w:r>
        <w:rPr>
          <w:lang w:eastAsia="zh-CN"/>
        </w:rPr>
        <w:t>-</w:t>
      </w:r>
      <w:r>
        <w:rPr>
          <w:rFonts w:hint="eastAsia"/>
          <w:lang w:eastAsia="zh-CN"/>
        </w:rPr>
        <w:t>职工新增接口调整</w:t>
      </w:r>
      <w:r>
        <w:rPr>
          <w:lang w:eastAsia="zh-CN"/>
        </w:rPr>
        <w:tab/>
      </w:r>
      <w:r>
        <w:fldChar w:fldCharType="begin"/>
      </w:r>
      <w:r>
        <w:rPr>
          <w:lang w:eastAsia="zh-CN"/>
        </w:rPr>
        <w:instrText xml:space="preserve"> PAGEREF _Toc409427501 \h </w:instrText>
      </w:r>
      <w:r>
        <w:fldChar w:fldCharType="separate"/>
      </w:r>
      <w:r>
        <w:rPr>
          <w:lang w:eastAsia="zh-CN"/>
        </w:rPr>
        <w:t>3</w:t>
      </w:r>
      <w:r>
        <w:fldChar w:fldCharType="end"/>
      </w:r>
    </w:p>
    <w:p>
      <w:pPr>
        <w:pStyle w:val="26"/>
        <w:tabs>
          <w:tab w:val="left" w:pos="800"/>
          <w:tab w:val="right" w:leader="dot" w:pos="9287"/>
        </w:tabs>
        <w:rPr>
          <w:rFonts w:asciiTheme="minorHAnsi" w:hAnsiTheme="minorHAnsi" w:eastAsiaTheme="minorEastAsia" w:cstheme="minorBidi"/>
          <w:smallCaps w:val="0"/>
          <w:kern w:val="2"/>
          <w:sz w:val="21"/>
          <w:szCs w:val="22"/>
          <w:lang w:eastAsia="zh-CN"/>
        </w:rPr>
      </w:pPr>
      <w:r>
        <w:rPr>
          <w:lang w:eastAsia="zh-CN"/>
        </w:rPr>
        <w:t>3.2</w:t>
      </w:r>
      <w:r>
        <w:rPr>
          <w:rFonts w:asciiTheme="minorHAnsi" w:hAnsiTheme="minorHAnsi" w:eastAsiaTheme="minorEastAsia" w:cstheme="minorBidi"/>
          <w:smallCaps w:val="0"/>
          <w:kern w:val="2"/>
          <w:sz w:val="21"/>
          <w:szCs w:val="22"/>
          <w:lang w:eastAsia="zh-CN"/>
        </w:rPr>
        <w:tab/>
      </w:r>
      <w:r>
        <w:rPr>
          <w:rFonts w:hint="eastAsia"/>
          <w:lang w:eastAsia="zh-CN"/>
        </w:rPr>
        <w:t>职工变更接口调整（暂缓）</w:t>
      </w:r>
      <w:r>
        <w:rPr>
          <w:lang w:eastAsia="zh-CN"/>
        </w:rPr>
        <w:tab/>
      </w:r>
      <w:r>
        <w:fldChar w:fldCharType="begin"/>
      </w:r>
      <w:r>
        <w:rPr>
          <w:lang w:eastAsia="zh-CN"/>
        </w:rPr>
        <w:instrText xml:space="preserve"> PAGEREF _Toc409427502 \h </w:instrText>
      </w:r>
      <w:r>
        <w:fldChar w:fldCharType="separate"/>
      </w:r>
      <w:r>
        <w:rPr>
          <w:lang w:eastAsia="zh-CN"/>
        </w:rPr>
        <w:t>4</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3.2.1</w:t>
      </w:r>
      <w:r>
        <w:rPr>
          <w:rFonts w:asciiTheme="minorHAnsi" w:hAnsiTheme="minorHAnsi" w:eastAsiaTheme="minorEastAsia" w:cstheme="minorBidi"/>
          <w:iCs w:val="0"/>
          <w:kern w:val="2"/>
          <w:sz w:val="21"/>
          <w:szCs w:val="22"/>
          <w:lang w:eastAsia="zh-CN"/>
        </w:rPr>
        <w:tab/>
      </w:r>
      <w:r>
        <w:rPr>
          <w:rFonts w:hint="eastAsia"/>
          <w:lang w:eastAsia="zh-CN"/>
        </w:rPr>
        <w:t>原始需求</w:t>
      </w:r>
      <w:r>
        <w:rPr>
          <w:lang w:eastAsia="zh-CN"/>
        </w:rPr>
        <w:tab/>
      </w:r>
      <w:r>
        <w:fldChar w:fldCharType="begin"/>
      </w:r>
      <w:r>
        <w:rPr>
          <w:lang w:eastAsia="zh-CN"/>
        </w:rPr>
        <w:instrText xml:space="preserve"> PAGEREF _Toc409427503 \h </w:instrText>
      </w:r>
      <w:r>
        <w:fldChar w:fldCharType="separate"/>
      </w:r>
      <w:r>
        <w:rPr>
          <w:lang w:eastAsia="zh-CN"/>
        </w:rPr>
        <w:t>4</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3.2.2</w:t>
      </w:r>
      <w:r>
        <w:rPr>
          <w:rFonts w:asciiTheme="minorHAnsi" w:hAnsiTheme="minorHAnsi" w:eastAsiaTheme="minorEastAsia" w:cstheme="minorBidi"/>
          <w:iCs w:val="0"/>
          <w:kern w:val="2"/>
          <w:sz w:val="21"/>
          <w:szCs w:val="22"/>
          <w:lang w:eastAsia="zh-CN"/>
        </w:rPr>
        <w:tab/>
      </w:r>
      <w:r>
        <w:rPr>
          <w:rFonts w:hint="eastAsia"/>
          <w:lang w:eastAsia="zh-CN"/>
        </w:rPr>
        <w:t>功能点</w:t>
      </w:r>
      <w:r>
        <w:rPr>
          <w:lang w:eastAsia="zh-CN"/>
        </w:rPr>
        <w:t>-</w:t>
      </w:r>
      <w:r>
        <w:rPr>
          <w:rFonts w:hint="eastAsia"/>
          <w:lang w:eastAsia="zh-CN"/>
        </w:rPr>
        <w:t>职工变更接口调整</w:t>
      </w:r>
      <w:r>
        <w:rPr>
          <w:lang w:eastAsia="zh-CN"/>
        </w:rPr>
        <w:tab/>
      </w:r>
      <w:r>
        <w:fldChar w:fldCharType="begin"/>
      </w:r>
      <w:r>
        <w:rPr>
          <w:lang w:eastAsia="zh-CN"/>
        </w:rPr>
        <w:instrText xml:space="preserve"> PAGEREF _Toc409427504 \h </w:instrText>
      </w:r>
      <w:r>
        <w:fldChar w:fldCharType="separate"/>
      </w:r>
      <w:r>
        <w:rPr>
          <w:lang w:eastAsia="zh-CN"/>
        </w:rPr>
        <w:t>4</w:t>
      </w:r>
      <w:r>
        <w:fldChar w:fldCharType="end"/>
      </w:r>
    </w:p>
    <w:p>
      <w:pPr>
        <w:pStyle w:val="26"/>
        <w:tabs>
          <w:tab w:val="left" w:pos="800"/>
          <w:tab w:val="right" w:leader="dot" w:pos="9287"/>
        </w:tabs>
        <w:rPr>
          <w:rFonts w:asciiTheme="minorHAnsi" w:hAnsiTheme="minorHAnsi" w:eastAsiaTheme="minorEastAsia" w:cstheme="minorBidi"/>
          <w:smallCaps w:val="0"/>
          <w:kern w:val="2"/>
          <w:sz w:val="21"/>
          <w:szCs w:val="22"/>
          <w:lang w:eastAsia="zh-CN"/>
        </w:rPr>
      </w:pPr>
      <w:r>
        <w:rPr>
          <w:lang w:eastAsia="zh-CN"/>
        </w:rPr>
        <w:t>3.3</w:t>
      </w:r>
      <w:r>
        <w:rPr>
          <w:rFonts w:asciiTheme="minorHAnsi" w:hAnsiTheme="minorHAnsi" w:eastAsiaTheme="minorEastAsia" w:cstheme="minorBidi"/>
          <w:smallCaps w:val="0"/>
          <w:kern w:val="2"/>
          <w:sz w:val="21"/>
          <w:szCs w:val="22"/>
          <w:lang w:eastAsia="zh-CN"/>
        </w:rPr>
        <w:tab/>
      </w:r>
      <w:r>
        <w:rPr>
          <w:rFonts w:hint="eastAsia"/>
          <w:lang w:eastAsia="zh-CN"/>
        </w:rPr>
        <w:t>保留转正常</w:t>
      </w:r>
      <w:r>
        <w:rPr>
          <w:lang w:eastAsia="zh-CN"/>
        </w:rPr>
        <w:t>(</w:t>
      </w:r>
      <w:r>
        <w:rPr>
          <w:rFonts w:hint="eastAsia"/>
          <w:lang w:eastAsia="zh-CN"/>
        </w:rPr>
        <w:t>总部计划</w:t>
      </w:r>
      <w:r>
        <w:rPr>
          <w:lang w:eastAsia="zh-CN"/>
        </w:rPr>
        <w:t>)</w:t>
      </w:r>
      <w:r>
        <w:rPr>
          <w:lang w:eastAsia="zh-CN"/>
        </w:rPr>
        <w:tab/>
      </w:r>
      <w:r>
        <w:fldChar w:fldCharType="begin"/>
      </w:r>
      <w:r>
        <w:rPr>
          <w:lang w:eastAsia="zh-CN"/>
        </w:rPr>
        <w:instrText xml:space="preserve"> PAGEREF _Toc409427505 \h </w:instrText>
      </w:r>
      <w:r>
        <w:fldChar w:fldCharType="separate"/>
      </w:r>
      <w:r>
        <w:rPr>
          <w:lang w:eastAsia="zh-CN"/>
        </w:rPr>
        <w:t>5</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3.3.1</w:t>
      </w:r>
      <w:r>
        <w:rPr>
          <w:rFonts w:asciiTheme="minorHAnsi" w:hAnsiTheme="minorHAnsi" w:eastAsiaTheme="minorEastAsia" w:cstheme="minorBidi"/>
          <w:iCs w:val="0"/>
          <w:kern w:val="2"/>
          <w:sz w:val="21"/>
          <w:szCs w:val="22"/>
          <w:lang w:eastAsia="zh-CN"/>
        </w:rPr>
        <w:tab/>
      </w:r>
      <w:r>
        <w:rPr>
          <w:rFonts w:hint="eastAsia"/>
          <w:lang w:eastAsia="zh-CN"/>
        </w:rPr>
        <w:t>原始需求</w:t>
      </w:r>
      <w:r>
        <w:rPr>
          <w:lang w:eastAsia="zh-CN"/>
        </w:rPr>
        <w:tab/>
      </w:r>
      <w:r>
        <w:fldChar w:fldCharType="begin"/>
      </w:r>
      <w:r>
        <w:rPr>
          <w:lang w:eastAsia="zh-CN"/>
        </w:rPr>
        <w:instrText xml:space="preserve"> PAGEREF _Toc409427506 \h </w:instrText>
      </w:r>
      <w:r>
        <w:fldChar w:fldCharType="separate"/>
      </w:r>
      <w:r>
        <w:rPr>
          <w:lang w:eastAsia="zh-CN"/>
        </w:rPr>
        <w:t>5</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3.3.2</w:t>
      </w:r>
      <w:r>
        <w:rPr>
          <w:rFonts w:asciiTheme="minorHAnsi" w:hAnsiTheme="minorHAnsi" w:eastAsiaTheme="minorEastAsia" w:cstheme="minorBidi"/>
          <w:iCs w:val="0"/>
          <w:kern w:val="2"/>
          <w:sz w:val="21"/>
          <w:szCs w:val="22"/>
          <w:lang w:eastAsia="zh-CN"/>
        </w:rPr>
        <w:tab/>
      </w:r>
      <w:r>
        <w:rPr>
          <w:rFonts w:hint="eastAsia"/>
          <w:lang w:eastAsia="zh-CN"/>
        </w:rPr>
        <w:t>功能点</w:t>
      </w:r>
      <w:r>
        <w:rPr>
          <w:lang w:eastAsia="zh-CN"/>
        </w:rPr>
        <w:t>-</w:t>
      </w:r>
      <w:r>
        <w:rPr>
          <w:rFonts w:hint="eastAsia" w:ascii="宋体" w:hAnsi="宋体"/>
          <w:lang w:eastAsia="zh-CN"/>
        </w:rPr>
        <w:t>保留转正常</w:t>
      </w:r>
      <w:r>
        <w:rPr>
          <w:lang w:eastAsia="zh-CN"/>
        </w:rPr>
        <w:tab/>
      </w:r>
      <w:r>
        <w:fldChar w:fldCharType="begin"/>
      </w:r>
      <w:r>
        <w:rPr>
          <w:lang w:eastAsia="zh-CN"/>
        </w:rPr>
        <w:instrText xml:space="preserve"> PAGEREF _Toc409427507 \h </w:instrText>
      </w:r>
      <w:r>
        <w:fldChar w:fldCharType="separate"/>
      </w:r>
      <w:r>
        <w:rPr>
          <w:lang w:eastAsia="zh-CN"/>
        </w:rPr>
        <w:t>5</w:t>
      </w:r>
      <w:r>
        <w:fldChar w:fldCharType="end"/>
      </w:r>
    </w:p>
    <w:p>
      <w:pPr>
        <w:pStyle w:val="26"/>
        <w:tabs>
          <w:tab w:val="left" w:pos="800"/>
          <w:tab w:val="right" w:leader="dot" w:pos="9287"/>
        </w:tabs>
        <w:rPr>
          <w:rFonts w:asciiTheme="minorHAnsi" w:hAnsiTheme="minorHAnsi" w:eastAsiaTheme="minorEastAsia" w:cstheme="minorBidi"/>
          <w:smallCaps w:val="0"/>
          <w:kern w:val="2"/>
          <w:sz w:val="21"/>
          <w:szCs w:val="22"/>
          <w:lang w:eastAsia="zh-CN"/>
        </w:rPr>
      </w:pPr>
      <w:r>
        <w:rPr>
          <w:lang w:eastAsia="zh-CN"/>
        </w:rPr>
        <w:t>3.4</w:t>
      </w:r>
      <w:r>
        <w:rPr>
          <w:rFonts w:asciiTheme="minorHAnsi" w:hAnsiTheme="minorHAnsi" w:eastAsiaTheme="minorEastAsia" w:cstheme="minorBidi"/>
          <w:smallCaps w:val="0"/>
          <w:kern w:val="2"/>
          <w:sz w:val="21"/>
          <w:szCs w:val="22"/>
          <w:lang w:eastAsia="zh-CN"/>
        </w:rPr>
        <w:tab/>
      </w:r>
      <w:r>
        <w:rPr>
          <w:rFonts w:hint="eastAsia"/>
          <w:lang w:eastAsia="zh-CN"/>
        </w:rPr>
        <w:t>本金归属</w:t>
      </w:r>
      <w:r>
        <w:rPr>
          <w:lang w:eastAsia="zh-CN"/>
        </w:rPr>
        <w:tab/>
      </w:r>
      <w:r>
        <w:fldChar w:fldCharType="begin"/>
      </w:r>
      <w:r>
        <w:rPr>
          <w:lang w:eastAsia="zh-CN"/>
        </w:rPr>
        <w:instrText xml:space="preserve"> PAGEREF _Toc409427508 \h </w:instrText>
      </w:r>
      <w:r>
        <w:fldChar w:fldCharType="separate"/>
      </w:r>
      <w:r>
        <w:rPr>
          <w:lang w:eastAsia="zh-CN"/>
        </w:rPr>
        <w:t>6</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3.4.1</w:t>
      </w:r>
      <w:r>
        <w:rPr>
          <w:rFonts w:asciiTheme="minorHAnsi" w:hAnsiTheme="minorHAnsi" w:eastAsiaTheme="minorEastAsia" w:cstheme="minorBidi"/>
          <w:iCs w:val="0"/>
          <w:kern w:val="2"/>
          <w:sz w:val="21"/>
          <w:szCs w:val="22"/>
          <w:lang w:eastAsia="zh-CN"/>
        </w:rPr>
        <w:tab/>
      </w:r>
      <w:r>
        <w:rPr>
          <w:rFonts w:hint="eastAsia"/>
          <w:lang w:eastAsia="zh-CN"/>
        </w:rPr>
        <w:t>原始需求</w:t>
      </w:r>
      <w:r>
        <w:rPr>
          <w:lang w:eastAsia="zh-CN"/>
        </w:rPr>
        <w:tab/>
      </w:r>
      <w:r>
        <w:fldChar w:fldCharType="begin"/>
      </w:r>
      <w:r>
        <w:rPr>
          <w:lang w:eastAsia="zh-CN"/>
        </w:rPr>
        <w:instrText xml:space="preserve"> PAGEREF _Toc409427509 \h </w:instrText>
      </w:r>
      <w:r>
        <w:fldChar w:fldCharType="separate"/>
      </w:r>
      <w:r>
        <w:rPr>
          <w:lang w:eastAsia="zh-CN"/>
        </w:rPr>
        <w:t>6</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3.4.2</w:t>
      </w:r>
      <w:r>
        <w:rPr>
          <w:rFonts w:asciiTheme="minorHAnsi" w:hAnsiTheme="minorHAnsi" w:eastAsiaTheme="minorEastAsia" w:cstheme="minorBidi"/>
          <w:iCs w:val="0"/>
          <w:kern w:val="2"/>
          <w:sz w:val="21"/>
          <w:szCs w:val="22"/>
          <w:lang w:eastAsia="zh-CN"/>
        </w:rPr>
        <w:tab/>
      </w:r>
      <w:r>
        <w:rPr>
          <w:rFonts w:hint="eastAsia"/>
          <w:lang w:eastAsia="zh-CN"/>
        </w:rPr>
        <w:t>功能点概要</w:t>
      </w:r>
      <w:r>
        <w:rPr>
          <w:lang w:eastAsia="zh-CN"/>
        </w:rPr>
        <w:tab/>
      </w:r>
      <w:r>
        <w:fldChar w:fldCharType="begin"/>
      </w:r>
      <w:r>
        <w:rPr>
          <w:lang w:eastAsia="zh-CN"/>
        </w:rPr>
        <w:instrText xml:space="preserve"> PAGEREF _Toc409427510 \h </w:instrText>
      </w:r>
      <w:r>
        <w:fldChar w:fldCharType="separate"/>
      </w:r>
      <w:r>
        <w:rPr>
          <w:lang w:eastAsia="zh-CN"/>
        </w:rPr>
        <w:t>6</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3.4.3</w:t>
      </w:r>
      <w:r>
        <w:rPr>
          <w:rFonts w:asciiTheme="minorHAnsi" w:hAnsiTheme="minorHAnsi" w:eastAsiaTheme="minorEastAsia" w:cstheme="minorBidi"/>
          <w:iCs w:val="0"/>
          <w:kern w:val="2"/>
          <w:sz w:val="21"/>
          <w:szCs w:val="22"/>
          <w:lang w:eastAsia="zh-CN"/>
        </w:rPr>
        <w:tab/>
      </w:r>
      <w:r>
        <w:rPr>
          <w:rFonts w:hint="eastAsia"/>
          <w:lang w:eastAsia="zh-CN"/>
        </w:rPr>
        <w:t>功能点</w:t>
      </w:r>
      <w:r>
        <w:rPr>
          <w:lang w:eastAsia="zh-CN"/>
        </w:rPr>
        <w:t>1-</w:t>
      </w:r>
      <w:r>
        <w:rPr>
          <w:rFonts w:hint="eastAsia"/>
          <w:lang w:eastAsia="zh-CN"/>
        </w:rPr>
        <w:t>支付本金归属：（暂缓）</w:t>
      </w:r>
      <w:r>
        <w:rPr>
          <w:lang w:eastAsia="zh-CN"/>
        </w:rPr>
        <w:tab/>
      </w:r>
      <w:r>
        <w:fldChar w:fldCharType="begin"/>
      </w:r>
      <w:r>
        <w:rPr>
          <w:lang w:eastAsia="zh-CN"/>
        </w:rPr>
        <w:instrText xml:space="preserve"> PAGEREF _Toc409427511 \h </w:instrText>
      </w:r>
      <w:r>
        <w:fldChar w:fldCharType="separate"/>
      </w:r>
      <w:r>
        <w:rPr>
          <w:lang w:eastAsia="zh-CN"/>
        </w:rPr>
        <w:t>6</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3.4.4</w:t>
      </w:r>
      <w:r>
        <w:rPr>
          <w:rFonts w:asciiTheme="minorHAnsi" w:hAnsiTheme="minorHAnsi" w:eastAsiaTheme="minorEastAsia" w:cstheme="minorBidi"/>
          <w:iCs w:val="0"/>
          <w:kern w:val="2"/>
          <w:sz w:val="21"/>
          <w:szCs w:val="22"/>
          <w:lang w:eastAsia="zh-CN"/>
        </w:rPr>
        <w:tab/>
      </w:r>
      <w:r>
        <w:rPr>
          <w:rFonts w:hint="eastAsia"/>
          <w:lang w:eastAsia="zh-CN"/>
        </w:rPr>
        <w:t>功能点</w:t>
      </w:r>
      <w:r>
        <w:rPr>
          <w:lang w:eastAsia="zh-CN"/>
        </w:rPr>
        <w:t>2-</w:t>
      </w:r>
      <w:r>
        <w:rPr>
          <w:rFonts w:hint="eastAsia"/>
          <w:lang w:eastAsia="zh-CN"/>
        </w:rPr>
        <w:t>个人转保留本金归属：</w:t>
      </w:r>
      <w:r>
        <w:rPr>
          <w:lang w:eastAsia="zh-CN"/>
        </w:rPr>
        <w:tab/>
      </w:r>
      <w:r>
        <w:fldChar w:fldCharType="begin"/>
      </w:r>
      <w:r>
        <w:rPr>
          <w:lang w:eastAsia="zh-CN"/>
        </w:rPr>
        <w:instrText xml:space="preserve"> PAGEREF _Toc409427512 \h </w:instrText>
      </w:r>
      <w:r>
        <w:fldChar w:fldCharType="separate"/>
      </w:r>
      <w:r>
        <w:rPr>
          <w:lang w:eastAsia="zh-CN"/>
        </w:rPr>
        <w:t>7</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3.4.5</w:t>
      </w:r>
      <w:r>
        <w:rPr>
          <w:rFonts w:asciiTheme="minorHAnsi" w:hAnsiTheme="minorHAnsi" w:eastAsiaTheme="minorEastAsia" w:cstheme="minorBidi"/>
          <w:iCs w:val="0"/>
          <w:kern w:val="2"/>
          <w:sz w:val="21"/>
          <w:szCs w:val="22"/>
          <w:lang w:eastAsia="zh-CN"/>
        </w:rPr>
        <w:tab/>
      </w:r>
      <w:r>
        <w:rPr>
          <w:rFonts w:hint="eastAsia"/>
          <w:lang w:eastAsia="zh-CN"/>
        </w:rPr>
        <w:t>功能点</w:t>
      </w:r>
      <w:r>
        <w:rPr>
          <w:lang w:eastAsia="zh-CN"/>
        </w:rPr>
        <w:t>3-</w:t>
      </w:r>
      <w:r>
        <w:rPr>
          <w:rFonts w:hint="eastAsia"/>
          <w:lang w:eastAsia="zh-CN"/>
        </w:rPr>
        <w:t>计划转保留本金归属：</w:t>
      </w:r>
      <w:r>
        <w:rPr>
          <w:lang w:eastAsia="zh-CN"/>
        </w:rPr>
        <w:tab/>
      </w:r>
      <w:r>
        <w:fldChar w:fldCharType="begin"/>
      </w:r>
      <w:r>
        <w:rPr>
          <w:lang w:eastAsia="zh-CN"/>
        </w:rPr>
        <w:instrText xml:space="preserve"> PAGEREF _Toc409427513 \h </w:instrText>
      </w:r>
      <w:r>
        <w:fldChar w:fldCharType="separate"/>
      </w:r>
      <w:r>
        <w:rPr>
          <w:lang w:eastAsia="zh-CN"/>
        </w:rPr>
        <w:t>8</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3.4.6</w:t>
      </w:r>
      <w:r>
        <w:rPr>
          <w:rFonts w:asciiTheme="minorHAnsi" w:hAnsiTheme="minorHAnsi" w:eastAsiaTheme="minorEastAsia" w:cstheme="minorBidi"/>
          <w:iCs w:val="0"/>
          <w:kern w:val="2"/>
          <w:sz w:val="21"/>
          <w:szCs w:val="22"/>
          <w:lang w:eastAsia="zh-CN"/>
        </w:rPr>
        <w:tab/>
      </w:r>
      <w:r>
        <w:rPr>
          <w:rFonts w:hint="eastAsia"/>
          <w:lang w:eastAsia="zh-CN"/>
        </w:rPr>
        <w:t>功能点</w:t>
      </w:r>
      <w:r>
        <w:rPr>
          <w:lang w:eastAsia="zh-CN"/>
        </w:rPr>
        <w:t>4-</w:t>
      </w:r>
      <w:r>
        <w:rPr>
          <w:rFonts w:hint="eastAsia"/>
          <w:lang w:eastAsia="zh-CN"/>
        </w:rPr>
        <w:t>转移本金归属：</w:t>
      </w:r>
      <w:r>
        <w:rPr>
          <w:lang w:eastAsia="zh-CN"/>
        </w:rPr>
        <w:t xml:space="preserve"> </w:t>
      </w:r>
      <w:r>
        <w:rPr>
          <w:rFonts w:hint="eastAsia"/>
          <w:lang w:eastAsia="zh-CN"/>
        </w:rPr>
        <w:t>（暂缓）</w:t>
      </w:r>
      <w:r>
        <w:rPr>
          <w:lang w:eastAsia="zh-CN"/>
        </w:rPr>
        <w:tab/>
      </w:r>
      <w:r>
        <w:fldChar w:fldCharType="begin"/>
      </w:r>
      <w:r>
        <w:rPr>
          <w:lang w:eastAsia="zh-CN"/>
        </w:rPr>
        <w:instrText xml:space="preserve"> PAGEREF _Toc409427514 \h </w:instrText>
      </w:r>
      <w:r>
        <w:fldChar w:fldCharType="separate"/>
      </w:r>
      <w:r>
        <w:rPr>
          <w:lang w:eastAsia="zh-CN"/>
        </w:rPr>
        <w:t>9</w:t>
      </w:r>
      <w:r>
        <w:fldChar w:fldCharType="end"/>
      </w:r>
    </w:p>
    <w:p>
      <w:pPr>
        <w:pStyle w:val="26"/>
        <w:tabs>
          <w:tab w:val="left" w:pos="800"/>
          <w:tab w:val="right" w:leader="dot" w:pos="9287"/>
        </w:tabs>
        <w:rPr>
          <w:rFonts w:asciiTheme="minorHAnsi" w:hAnsiTheme="minorHAnsi" w:eastAsiaTheme="minorEastAsia" w:cstheme="minorBidi"/>
          <w:smallCaps w:val="0"/>
          <w:kern w:val="2"/>
          <w:sz w:val="21"/>
          <w:szCs w:val="22"/>
          <w:lang w:eastAsia="zh-CN"/>
        </w:rPr>
      </w:pPr>
      <w:r>
        <w:rPr>
          <w:lang w:eastAsia="zh-CN"/>
        </w:rPr>
        <w:t>3.5</w:t>
      </w:r>
      <w:r>
        <w:rPr>
          <w:rFonts w:asciiTheme="minorHAnsi" w:hAnsiTheme="minorHAnsi" w:eastAsiaTheme="minorEastAsia" w:cstheme="minorBidi"/>
          <w:smallCaps w:val="0"/>
          <w:kern w:val="2"/>
          <w:sz w:val="21"/>
          <w:szCs w:val="22"/>
          <w:lang w:eastAsia="zh-CN"/>
        </w:rPr>
        <w:tab/>
      </w:r>
      <w:r>
        <w:rPr>
          <w:rFonts w:hint="eastAsia"/>
          <w:lang w:eastAsia="zh-CN"/>
        </w:rPr>
        <w:t>支付复职（暂缓）</w:t>
      </w:r>
      <w:r>
        <w:rPr>
          <w:lang w:eastAsia="zh-CN"/>
        </w:rPr>
        <w:tab/>
      </w:r>
      <w:r>
        <w:fldChar w:fldCharType="begin"/>
      </w:r>
      <w:r>
        <w:rPr>
          <w:lang w:eastAsia="zh-CN"/>
        </w:rPr>
        <w:instrText xml:space="preserve"> PAGEREF _Toc409427515 \h </w:instrText>
      </w:r>
      <w:r>
        <w:fldChar w:fldCharType="separate"/>
      </w:r>
      <w:r>
        <w:rPr>
          <w:lang w:eastAsia="zh-CN"/>
        </w:rPr>
        <w:t>11</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3.5.1</w:t>
      </w:r>
      <w:r>
        <w:rPr>
          <w:rFonts w:asciiTheme="minorHAnsi" w:hAnsiTheme="minorHAnsi" w:eastAsiaTheme="minorEastAsia" w:cstheme="minorBidi"/>
          <w:iCs w:val="0"/>
          <w:kern w:val="2"/>
          <w:sz w:val="21"/>
          <w:szCs w:val="22"/>
          <w:lang w:eastAsia="zh-CN"/>
        </w:rPr>
        <w:tab/>
      </w:r>
      <w:r>
        <w:rPr>
          <w:rFonts w:hint="eastAsia"/>
          <w:lang w:eastAsia="zh-CN"/>
        </w:rPr>
        <w:t>原始需求</w:t>
      </w:r>
      <w:r>
        <w:rPr>
          <w:lang w:eastAsia="zh-CN"/>
        </w:rPr>
        <w:tab/>
      </w:r>
      <w:r>
        <w:fldChar w:fldCharType="begin"/>
      </w:r>
      <w:r>
        <w:rPr>
          <w:lang w:eastAsia="zh-CN"/>
        </w:rPr>
        <w:instrText xml:space="preserve"> PAGEREF _Toc409427516 \h </w:instrText>
      </w:r>
      <w:r>
        <w:fldChar w:fldCharType="separate"/>
      </w:r>
      <w:r>
        <w:rPr>
          <w:lang w:eastAsia="zh-CN"/>
        </w:rPr>
        <w:t>11</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3.5.2</w:t>
      </w:r>
      <w:r>
        <w:rPr>
          <w:rFonts w:asciiTheme="minorHAnsi" w:hAnsiTheme="minorHAnsi" w:eastAsiaTheme="minorEastAsia" w:cstheme="minorBidi"/>
          <w:iCs w:val="0"/>
          <w:kern w:val="2"/>
          <w:sz w:val="21"/>
          <w:szCs w:val="22"/>
          <w:lang w:eastAsia="zh-CN"/>
        </w:rPr>
        <w:tab/>
      </w:r>
      <w:r>
        <w:rPr>
          <w:rFonts w:hint="eastAsia"/>
          <w:lang w:eastAsia="zh-CN"/>
        </w:rPr>
        <w:t>功能点：支付复职</w:t>
      </w:r>
      <w:r>
        <w:rPr>
          <w:lang w:eastAsia="zh-CN"/>
        </w:rPr>
        <w:tab/>
      </w:r>
      <w:r>
        <w:fldChar w:fldCharType="begin"/>
      </w:r>
      <w:r>
        <w:rPr>
          <w:lang w:eastAsia="zh-CN"/>
        </w:rPr>
        <w:instrText xml:space="preserve"> PAGEREF _Toc409427517 \h </w:instrText>
      </w:r>
      <w:r>
        <w:fldChar w:fldCharType="separate"/>
      </w:r>
      <w:r>
        <w:rPr>
          <w:lang w:eastAsia="zh-CN"/>
        </w:rPr>
        <w:t>11</w:t>
      </w:r>
      <w:r>
        <w:fldChar w:fldCharType="end"/>
      </w:r>
    </w:p>
    <w:p>
      <w:pPr>
        <w:pStyle w:val="26"/>
        <w:tabs>
          <w:tab w:val="left" w:pos="800"/>
          <w:tab w:val="right" w:leader="dot" w:pos="9287"/>
        </w:tabs>
        <w:rPr>
          <w:rFonts w:asciiTheme="minorHAnsi" w:hAnsiTheme="minorHAnsi" w:eastAsiaTheme="minorEastAsia" w:cstheme="minorBidi"/>
          <w:smallCaps w:val="0"/>
          <w:kern w:val="2"/>
          <w:sz w:val="21"/>
          <w:szCs w:val="22"/>
          <w:lang w:eastAsia="zh-CN"/>
        </w:rPr>
      </w:pPr>
      <w:r>
        <w:rPr>
          <w:lang w:eastAsia="zh-CN"/>
        </w:rPr>
        <w:t>3.6</w:t>
      </w:r>
      <w:r>
        <w:rPr>
          <w:rFonts w:asciiTheme="minorHAnsi" w:hAnsiTheme="minorHAnsi" w:eastAsiaTheme="minorEastAsia" w:cstheme="minorBidi"/>
          <w:smallCaps w:val="0"/>
          <w:kern w:val="2"/>
          <w:sz w:val="21"/>
          <w:szCs w:val="22"/>
          <w:lang w:eastAsia="zh-CN"/>
        </w:rPr>
        <w:tab/>
      </w:r>
      <w:r>
        <w:rPr>
          <w:rFonts w:hint="eastAsia"/>
          <w:lang w:eastAsia="zh-CN"/>
        </w:rPr>
        <w:t>转移复职（暂缓）</w:t>
      </w:r>
      <w:r>
        <w:rPr>
          <w:lang w:eastAsia="zh-CN"/>
        </w:rPr>
        <w:tab/>
      </w:r>
      <w:r>
        <w:fldChar w:fldCharType="begin"/>
      </w:r>
      <w:r>
        <w:rPr>
          <w:lang w:eastAsia="zh-CN"/>
        </w:rPr>
        <w:instrText xml:space="preserve"> PAGEREF _Toc409427518 \h </w:instrText>
      </w:r>
      <w:r>
        <w:fldChar w:fldCharType="separate"/>
      </w:r>
      <w:r>
        <w:rPr>
          <w:lang w:eastAsia="zh-CN"/>
        </w:rPr>
        <w:t>12</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3.6.1</w:t>
      </w:r>
      <w:r>
        <w:rPr>
          <w:rFonts w:asciiTheme="minorHAnsi" w:hAnsiTheme="minorHAnsi" w:eastAsiaTheme="minorEastAsia" w:cstheme="minorBidi"/>
          <w:iCs w:val="0"/>
          <w:kern w:val="2"/>
          <w:sz w:val="21"/>
          <w:szCs w:val="22"/>
          <w:lang w:eastAsia="zh-CN"/>
        </w:rPr>
        <w:tab/>
      </w:r>
      <w:r>
        <w:rPr>
          <w:rFonts w:hint="eastAsia"/>
          <w:lang w:eastAsia="zh-CN"/>
        </w:rPr>
        <w:t>原始需求</w:t>
      </w:r>
      <w:r>
        <w:rPr>
          <w:lang w:eastAsia="zh-CN"/>
        </w:rPr>
        <w:tab/>
      </w:r>
      <w:r>
        <w:fldChar w:fldCharType="begin"/>
      </w:r>
      <w:r>
        <w:rPr>
          <w:lang w:eastAsia="zh-CN"/>
        </w:rPr>
        <w:instrText xml:space="preserve"> PAGEREF _Toc409427519 \h </w:instrText>
      </w:r>
      <w:r>
        <w:fldChar w:fldCharType="separate"/>
      </w:r>
      <w:r>
        <w:rPr>
          <w:lang w:eastAsia="zh-CN"/>
        </w:rPr>
        <w:t>12</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3.6.2</w:t>
      </w:r>
      <w:r>
        <w:rPr>
          <w:rFonts w:asciiTheme="minorHAnsi" w:hAnsiTheme="minorHAnsi" w:eastAsiaTheme="minorEastAsia" w:cstheme="minorBidi"/>
          <w:iCs w:val="0"/>
          <w:kern w:val="2"/>
          <w:sz w:val="21"/>
          <w:szCs w:val="22"/>
          <w:lang w:eastAsia="zh-CN"/>
        </w:rPr>
        <w:tab/>
      </w:r>
      <w:r>
        <w:rPr>
          <w:rFonts w:hint="eastAsia"/>
          <w:lang w:eastAsia="zh-CN"/>
        </w:rPr>
        <w:t>功能点：转移复职</w:t>
      </w:r>
      <w:r>
        <w:rPr>
          <w:lang w:eastAsia="zh-CN"/>
        </w:rPr>
        <w:tab/>
      </w:r>
      <w:r>
        <w:fldChar w:fldCharType="begin"/>
      </w:r>
      <w:r>
        <w:rPr>
          <w:lang w:eastAsia="zh-CN"/>
        </w:rPr>
        <w:instrText xml:space="preserve"> PAGEREF _Toc409427520 \h </w:instrText>
      </w:r>
      <w:r>
        <w:fldChar w:fldCharType="separate"/>
      </w:r>
      <w:r>
        <w:rPr>
          <w:lang w:eastAsia="zh-CN"/>
        </w:rPr>
        <w:t>12</w:t>
      </w:r>
      <w:r>
        <w:fldChar w:fldCharType="end"/>
      </w:r>
    </w:p>
    <w:p>
      <w:pPr>
        <w:pStyle w:val="26"/>
        <w:tabs>
          <w:tab w:val="left" w:pos="800"/>
          <w:tab w:val="right" w:leader="dot" w:pos="9287"/>
        </w:tabs>
        <w:rPr>
          <w:rFonts w:asciiTheme="minorHAnsi" w:hAnsiTheme="minorHAnsi" w:eastAsiaTheme="minorEastAsia" w:cstheme="minorBidi"/>
          <w:smallCaps w:val="0"/>
          <w:kern w:val="2"/>
          <w:sz w:val="21"/>
          <w:szCs w:val="22"/>
          <w:lang w:eastAsia="zh-CN"/>
        </w:rPr>
      </w:pPr>
      <w:r>
        <w:rPr>
          <w:lang w:eastAsia="zh-CN"/>
        </w:rPr>
        <w:t>3.7</w:t>
      </w:r>
      <w:r>
        <w:rPr>
          <w:rFonts w:asciiTheme="minorHAnsi" w:hAnsiTheme="minorHAnsi" w:eastAsiaTheme="minorEastAsia" w:cstheme="minorBidi"/>
          <w:smallCaps w:val="0"/>
          <w:kern w:val="2"/>
          <w:sz w:val="21"/>
          <w:szCs w:val="22"/>
          <w:lang w:eastAsia="zh-CN"/>
        </w:rPr>
        <w:tab/>
      </w:r>
      <w:r>
        <w:rPr>
          <w:rFonts w:hint="eastAsia"/>
          <w:lang w:eastAsia="zh-CN"/>
        </w:rPr>
        <w:t>计税表</w:t>
      </w:r>
      <w:r>
        <w:rPr>
          <w:lang w:eastAsia="zh-CN"/>
        </w:rPr>
        <w:tab/>
      </w:r>
      <w:r>
        <w:fldChar w:fldCharType="begin"/>
      </w:r>
      <w:r>
        <w:rPr>
          <w:lang w:eastAsia="zh-CN"/>
        </w:rPr>
        <w:instrText xml:space="preserve"> PAGEREF _Toc409427521 \h </w:instrText>
      </w:r>
      <w:r>
        <w:fldChar w:fldCharType="separate"/>
      </w:r>
      <w:r>
        <w:rPr>
          <w:lang w:eastAsia="zh-CN"/>
        </w:rPr>
        <w:t>13</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3.7.1</w:t>
      </w:r>
      <w:r>
        <w:rPr>
          <w:rFonts w:asciiTheme="minorHAnsi" w:hAnsiTheme="minorHAnsi" w:eastAsiaTheme="minorEastAsia" w:cstheme="minorBidi"/>
          <w:iCs w:val="0"/>
          <w:kern w:val="2"/>
          <w:sz w:val="21"/>
          <w:szCs w:val="22"/>
          <w:lang w:eastAsia="zh-CN"/>
        </w:rPr>
        <w:tab/>
      </w:r>
      <w:r>
        <w:rPr>
          <w:rFonts w:hint="eastAsia"/>
          <w:lang w:eastAsia="zh-CN"/>
        </w:rPr>
        <w:t>原始需求</w:t>
      </w:r>
      <w:r>
        <w:rPr>
          <w:lang w:eastAsia="zh-CN"/>
        </w:rPr>
        <w:tab/>
      </w:r>
      <w:r>
        <w:fldChar w:fldCharType="begin"/>
      </w:r>
      <w:r>
        <w:rPr>
          <w:lang w:eastAsia="zh-CN"/>
        </w:rPr>
        <w:instrText xml:space="preserve"> PAGEREF _Toc409427522 \h </w:instrText>
      </w:r>
      <w:r>
        <w:fldChar w:fldCharType="separate"/>
      </w:r>
      <w:r>
        <w:rPr>
          <w:lang w:eastAsia="zh-CN"/>
        </w:rPr>
        <w:t>13</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3.7.2</w:t>
      </w:r>
      <w:r>
        <w:rPr>
          <w:rFonts w:asciiTheme="minorHAnsi" w:hAnsiTheme="minorHAnsi" w:eastAsiaTheme="minorEastAsia" w:cstheme="minorBidi"/>
          <w:iCs w:val="0"/>
          <w:kern w:val="2"/>
          <w:sz w:val="21"/>
          <w:szCs w:val="22"/>
          <w:lang w:eastAsia="zh-CN"/>
        </w:rPr>
        <w:tab/>
      </w:r>
      <w:r>
        <w:rPr>
          <w:rFonts w:hint="eastAsia"/>
          <w:lang w:eastAsia="zh-CN"/>
        </w:rPr>
        <w:t>功能点：全余额法计税表</w:t>
      </w:r>
      <w:r>
        <w:rPr>
          <w:lang w:eastAsia="zh-CN"/>
        </w:rPr>
        <w:tab/>
      </w:r>
      <w:r>
        <w:fldChar w:fldCharType="begin"/>
      </w:r>
      <w:r>
        <w:rPr>
          <w:lang w:eastAsia="zh-CN"/>
        </w:rPr>
        <w:instrText xml:space="preserve"> PAGEREF _Toc409427523 \h </w:instrText>
      </w:r>
      <w:r>
        <w:fldChar w:fldCharType="separate"/>
      </w:r>
      <w:r>
        <w:rPr>
          <w:lang w:eastAsia="zh-CN"/>
        </w:rPr>
        <w:t>13</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3.7.3</w:t>
      </w:r>
      <w:r>
        <w:rPr>
          <w:rFonts w:asciiTheme="minorHAnsi" w:hAnsiTheme="minorHAnsi" w:eastAsiaTheme="minorEastAsia" w:cstheme="minorBidi"/>
          <w:iCs w:val="0"/>
          <w:kern w:val="2"/>
          <w:sz w:val="21"/>
          <w:szCs w:val="22"/>
          <w:lang w:eastAsia="zh-CN"/>
        </w:rPr>
        <w:tab/>
      </w:r>
      <w:r>
        <w:rPr>
          <w:rFonts w:hint="eastAsia"/>
          <w:lang w:eastAsia="zh-CN"/>
        </w:rPr>
        <w:t>功能点：纯本金法计税表</w:t>
      </w:r>
      <w:r>
        <w:rPr>
          <w:lang w:eastAsia="zh-CN"/>
        </w:rPr>
        <w:tab/>
      </w:r>
      <w:r>
        <w:fldChar w:fldCharType="begin"/>
      </w:r>
      <w:r>
        <w:rPr>
          <w:lang w:eastAsia="zh-CN"/>
        </w:rPr>
        <w:instrText xml:space="preserve"> PAGEREF _Toc409427524 \h </w:instrText>
      </w:r>
      <w:r>
        <w:fldChar w:fldCharType="separate"/>
      </w:r>
      <w:r>
        <w:rPr>
          <w:lang w:eastAsia="zh-CN"/>
        </w:rPr>
        <w:t>14</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3.7.4</w:t>
      </w:r>
      <w:r>
        <w:rPr>
          <w:rFonts w:asciiTheme="minorHAnsi" w:hAnsiTheme="minorHAnsi" w:eastAsiaTheme="minorEastAsia" w:cstheme="minorBidi"/>
          <w:iCs w:val="0"/>
          <w:kern w:val="2"/>
          <w:sz w:val="21"/>
          <w:szCs w:val="22"/>
          <w:lang w:eastAsia="zh-CN"/>
        </w:rPr>
        <w:tab/>
      </w:r>
      <w:r>
        <w:rPr>
          <w:rFonts w:hint="eastAsia"/>
          <w:lang w:eastAsia="zh-CN"/>
        </w:rPr>
        <w:t>功能点：历史余额法计税表</w:t>
      </w:r>
      <w:r>
        <w:rPr>
          <w:lang w:eastAsia="zh-CN"/>
        </w:rPr>
        <w:tab/>
      </w:r>
      <w:r>
        <w:fldChar w:fldCharType="begin"/>
      </w:r>
      <w:r>
        <w:rPr>
          <w:lang w:eastAsia="zh-CN"/>
        </w:rPr>
        <w:instrText xml:space="preserve"> PAGEREF _Toc409427525 \h </w:instrText>
      </w:r>
      <w:r>
        <w:fldChar w:fldCharType="separate"/>
      </w:r>
      <w:r>
        <w:rPr>
          <w:lang w:eastAsia="zh-CN"/>
        </w:rPr>
        <w:t>15</w:t>
      </w:r>
      <w:r>
        <w:fldChar w:fldCharType="end"/>
      </w:r>
    </w:p>
    <w:p>
      <w:pPr>
        <w:pStyle w:val="26"/>
        <w:tabs>
          <w:tab w:val="left" w:pos="800"/>
          <w:tab w:val="right" w:leader="dot" w:pos="9287"/>
        </w:tabs>
        <w:rPr>
          <w:rFonts w:asciiTheme="minorHAnsi" w:hAnsiTheme="minorHAnsi" w:eastAsiaTheme="minorEastAsia" w:cstheme="minorBidi"/>
          <w:smallCaps w:val="0"/>
          <w:kern w:val="2"/>
          <w:sz w:val="21"/>
          <w:szCs w:val="22"/>
          <w:lang w:eastAsia="zh-CN"/>
        </w:rPr>
      </w:pPr>
      <w:r>
        <w:rPr>
          <w:lang w:eastAsia="zh-CN"/>
        </w:rPr>
        <w:t>3.8</w:t>
      </w:r>
      <w:r>
        <w:rPr>
          <w:rFonts w:asciiTheme="minorHAnsi" w:hAnsiTheme="minorHAnsi" w:eastAsiaTheme="minorEastAsia" w:cstheme="minorBidi"/>
          <w:smallCaps w:val="0"/>
          <w:kern w:val="2"/>
          <w:sz w:val="21"/>
          <w:szCs w:val="22"/>
          <w:lang w:eastAsia="zh-CN"/>
        </w:rPr>
        <w:tab/>
      </w:r>
      <w:r>
        <w:rPr>
          <w:rFonts w:hint="eastAsia"/>
          <w:lang w:eastAsia="zh-CN"/>
        </w:rPr>
        <w:t>基金转换</w:t>
      </w:r>
      <w:r>
        <w:rPr>
          <w:lang w:eastAsia="zh-CN"/>
        </w:rPr>
        <w:tab/>
      </w:r>
      <w:r>
        <w:fldChar w:fldCharType="begin"/>
      </w:r>
      <w:r>
        <w:rPr>
          <w:lang w:eastAsia="zh-CN"/>
        </w:rPr>
        <w:instrText xml:space="preserve"> PAGEREF _Toc409427526 \h </w:instrText>
      </w:r>
      <w:r>
        <w:fldChar w:fldCharType="separate"/>
      </w:r>
      <w:r>
        <w:rPr>
          <w:lang w:eastAsia="zh-CN"/>
        </w:rPr>
        <w:t>16</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3.8.1</w:t>
      </w:r>
      <w:r>
        <w:rPr>
          <w:rFonts w:asciiTheme="minorHAnsi" w:hAnsiTheme="minorHAnsi" w:eastAsiaTheme="minorEastAsia" w:cstheme="minorBidi"/>
          <w:iCs w:val="0"/>
          <w:kern w:val="2"/>
          <w:sz w:val="21"/>
          <w:szCs w:val="22"/>
          <w:lang w:eastAsia="zh-CN"/>
        </w:rPr>
        <w:tab/>
      </w:r>
      <w:r>
        <w:rPr>
          <w:rFonts w:hint="eastAsia"/>
          <w:lang w:eastAsia="zh-CN"/>
        </w:rPr>
        <w:t>原始需求</w:t>
      </w:r>
      <w:r>
        <w:rPr>
          <w:lang w:eastAsia="zh-CN"/>
        </w:rPr>
        <w:tab/>
      </w:r>
      <w:r>
        <w:fldChar w:fldCharType="begin"/>
      </w:r>
      <w:r>
        <w:rPr>
          <w:lang w:eastAsia="zh-CN"/>
        </w:rPr>
        <w:instrText xml:space="preserve"> PAGEREF _Toc409427527 \h </w:instrText>
      </w:r>
      <w:r>
        <w:fldChar w:fldCharType="separate"/>
      </w:r>
      <w:r>
        <w:rPr>
          <w:lang w:eastAsia="zh-CN"/>
        </w:rPr>
        <w:t>16</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3.8.2</w:t>
      </w:r>
      <w:r>
        <w:rPr>
          <w:rFonts w:asciiTheme="minorHAnsi" w:hAnsiTheme="minorHAnsi" w:eastAsiaTheme="minorEastAsia" w:cstheme="minorBidi"/>
          <w:iCs w:val="0"/>
          <w:kern w:val="2"/>
          <w:sz w:val="21"/>
          <w:szCs w:val="22"/>
          <w:lang w:eastAsia="zh-CN"/>
        </w:rPr>
        <w:tab/>
      </w:r>
      <w:r>
        <w:rPr>
          <w:rFonts w:hint="eastAsia"/>
          <w:lang w:eastAsia="zh-CN"/>
        </w:rPr>
        <w:t>功能点概要</w:t>
      </w:r>
      <w:r>
        <w:rPr>
          <w:lang w:eastAsia="zh-CN"/>
        </w:rPr>
        <w:tab/>
      </w:r>
      <w:r>
        <w:fldChar w:fldCharType="begin"/>
      </w:r>
      <w:r>
        <w:rPr>
          <w:lang w:eastAsia="zh-CN"/>
        </w:rPr>
        <w:instrText xml:space="preserve"> PAGEREF _Toc409427528 \h </w:instrText>
      </w:r>
      <w:r>
        <w:fldChar w:fldCharType="separate"/>
      </w:r>
      <w:r>
        <w:rPr>
          <w:lang w:eastAsia="zh-CN"/>
        </w:rPr>
        <w:t>16</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3.8.3</w:t>
      </w:r>
      <w:r>
        <w:rPr>
          <w:rFonts w:asciiTheme="minorHAnsi" w:hAnsiTheme="minorHAnsi" w:eastAsiaTheme="minorEastAsia" w:cstheme="minorBidi"/>
          <w:iCs w:val="0"/>
          <w:kern w:val="2"/>
          <w:sz w:val="21"/>
          <w:szCs w:val="22"/>
          <w:lang w:eastAsia="zh-CN"/>
        </w:rPr>
        <w:tab/>
      </w:r>
      <w:r>
        <w:rPr>
          <w:rFonts w:hint="eastAsia"/>
          <w:lang w:eastAsia="zh-CN"/>
        </w:rPr>
        <w:t>功能点</w:t>
      </w:r>
      <w:r>
        <w:rPr>
          <w:lang w:eastAsia="zh-CN"/>
        </w:rPr>
        <w:t>1</w:t>
      </w:r>
      <w:r>
        <w:rPr>
          <w:rFonts w:hint="eastAsia"/>
          <w:lang w:eastAsia="zh-CN"/>
        </w:rPr>
        <w:t>：基金转换申请</w:t>
      </w:r>
      <w:r>
        <w:rPr>
          <w:lang w:eastAsia="zh-CN"/>
        </w:rPr>
        <w:tab/>
      </w:r>
      <w:r>
        <w:fldChar w:fldCharType="begin"/>
      </w:r>
      <w:r>
        <w:rPr>
          <w:lang w:eastAsia="zh-CN"/>
        </w:rPr>
        <w:instrText xml:space="preserve"> PAGEREF _Toc409427529 \h </w:instrText>
      </w:r>
      <w:r>
        <w:fldChar w:fldCharType="separate"/>
      </w:r>
      <w:r>
        <w:rPr>
          <w:lang w:eastAsia="zh-CN"/>
        </w:rPr>
        <w:t>16</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3.8.4</w:t>
      </w:r>
      <w:r>
        <w:rPr>
          <w:rFonts w:asciiTheme="minorHAnsi" w:hAnsiTheme="minorHAnsi" w:eastAsiaTheme="minorEastAsia" w:cstheme="minorBidi"/>
          <w:iCs w:val="0"/>
          <w:kern w:val="2"/>
          <w:sz w:val="21"/>
          <w:szCs w:val="22"/>
          <w:lang w:eastAsia="zh-CN"/>
        </w:rPr>
        <w:tab/>
      </w:r>
      <w:r>
        <w:rPr>
          <w:rFonts w:hint="eastAsia"/>
          <w:lang w:eastAsia="zh-CN"/>
        </w:rPr>
        <w:t>功能点</w:t>
      </w:r>
      <w:r>
        <w:rPr>
          <w:lang w:eastAsia="zh-CN"/>
        </w:rPr>
        <w:t>1</w:t>
      </w:r>
      <w:r>
        <w:rPr>
          <w:rFonts w:hint="eastAsia"/>
          <w:lang w:eastAsia="zh-CN"/>
        </w:rPr>
        <w:t>：基金转换复核</w:t>
      </w:r>
      <w:r>
        <w:rPr>
          <w:lang w:eastAsia="zh-CN"/>
        </w:rPr>
        <w:tab/>
      </w:r>
      <w:r>
        <w:fldChar w:fldCharType="begin"/>
      </w:r>
      <w:r>
        <w:rPr>
          <w:lang w:eastAsia="zh-CN"/>
        </w:rPr>
        <w:instrText xml:space="preserve"> PAGEREF _Toc409427530 \h </w:instrText>
      </w:r>
      <w:r>
        <w:fldChar w:fldCharType="separate"/>
      </w:r>
      <w:r>
        <w:rPr>
          <w:lang w:eastAsia="zh-CN"/>
        </w:rPr>
        <w:t>25</w:t>
      </w:r>
      <w:r>
        <w:fldChar w:fldCharType="end"/>
      </w:r>
    </w:p>
    <w:p>
      <w:pPr>
        <w:pStyle w:val="26"/>
        <w:tabs>
          <w:tab w:val="left" w:pos="800"/>
          <w:tab w:val="right" w:leader="dot" w:pos="9287"/>
        </w:tabs>
        <w:rPr>
          <w:rFonts w:asciiTheme="minorHAnsi" w:hAnsiTheme="minorHAnsi" w:eastAsiaTheme="minorEastAsia" w:cstheme="minorBidi"/>
          <w:smallCaps w:val="0"/>
          <w:kern w:val="2"/>
          <w:sz w:val="21"/>
          <w:szCs w:val="22"/>
          <w:lang w:eastAsia="zh-CN"/>
        </w:rPr>
      </w:pPr>
      <w:r>
        <w:rPr>
          <w:lang w:eastAsia="zh-CN"/>
        </w:rPr>
        <w:t>3.9</w:t>
      </w:r>
      <w:r>
        <w:rPr>
          <w:rFonts w:asciiTheme="minorHAnsi" w:hAnsiTheme="minorHAnsi" w:eastAsiaTheme="minorEastAsia" w:cstheme="minorBidi"/>
          <w:smallCaps w:val="0"/>
          <w:kern w:val="2"/>
          <w:sz w:val="21"/>
          <w:szCs w:val="22"/>
          <w:lang w:eastAsia="zh-CN"/>
        </w:rPr>
        <w:tab/>
      </w:r>
      <w:r>
        <w:rPr>
          <w:rFonts w:hint="eastAsia"/>
          <w:lang w:eastAsia="zh-CN"/>
        </w:rPr>
        <w:t>份额抵缴费功能</w:t>
      </w:r>
      <w:r>
        <w:rPr>
          <w:lang w:eastAsia="zh-CN"/>
        </w:rPr>
        <w:tab/>
      </w:r>
      <w:r>
        <w:fldChar w:fldCharType="begin"/>
      </w:r>
      <w:r>
        <w:rPr>
          <w:lang w:eastAsia="zh-CN"/>
        </w:rPr>
        <w:instrText xml:space="preserve"> PAGEREF _Toc409427531 \h </w:instrText>
      </w:r>
      <w:r>
        <w:fldChar w:fldCharType="separate"/>
      </w:r>
      <w:r>
        <w:rPr>
          <w:lang w:eastAsia="zh-CN"/>
        </w:rPr>
        <w:t>34</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3.9.1</w:t>
      </w:r>
      <w:r>
        <w:rPr>
          <w:rFonts w:asciiTheme="minorHAnsi" w:hAnsiTheme="minorHAnsi" w:eastAsiaTheme="minorEastAsia" w:cstheme="minorBidi"/>
          <w:iCs w:val="0"/>
          <w:kern w:val="2"/>
          <w:sz w:val="21"/>
          <w:szCs w:val="22"/>
          <w:lang w:eastAsia="zh-CN"/>
        </w:rPr>
        <w:tab/>
      </w:r>
      <w:r>
        <w:rPr>
          <w:rFonts w:hint="eastAsia"/>
          <w:lang w:eastAsia="zh-CN"/>
        </w:rPr>
        <w:t>原始需求</w:t>
      </w:r>
      <w:r>
        <w:rPr>
          <w:lang w:eastAsia="zh-CN"/>
        </w:rPr>
        <w:tab/>
      </w:r>
      <w:r>
        <w:fldChar w:fldCharType="begin"/>
      </w:r>
      <w:r>
        <w:rPr>
          <w:lang w:eastAsia="zh-CN"/>
        </w:rPr>
        <w:instrText xml:space="preserve"> PAGEREF _Toc409427532 \h </w:instrText>
      </w:r>
      <w:r>
        <w:fldChar w:fldCharType="separate"/>
      </w:r>
      <w:r>
        <w:rPr>
          <w:lang w:eastAsia="zh-CN"/>
        </w:rPr>
        <w:t>34</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3.9.2</w:t>
      </w:r>
      <w:r>
        <w:rPr>
          <w:rFonts w:asciiTheme="minorHAnsi" w:hAnsiTheme="minorHAnsi" w:eastAsiaTheme="minorEastAsia" w:cstheme="minorBidi"/>
          <w:iCs w:val="0"/>
          <w:kern w:val="2"/>
          <w:sz w:val="21"/>
          <w:szCs w:val="22"/>
          <w:lang w:eastAsia="zh-CN"/>
        </w:rPr>
        <w:tab/>
      </w:r>
      <w:r>
        <w:rPr>
          <w:rFonts w:hint="eastAsia"/>
          <w:lang w:eastAsia="zh-CN"/>
        </w:rPr>
        <w:t>功能点</w:t>
      </w:r>
      <w:r>
        <w:rPr>
          <w:lang w:eastAsia="zh-CN"/>
        </w:rPr>
        <w:t>1</w:t>
      </w:r>
      <w:r>
        <w:rPr>
          <w:rFonts w:hint="eastAsia"/>
          <w:lang w:eastAsia="zh-CN"/>
        </w:rPr>
        <w:t>：份额抵缴费</w:t>
      </w:r>
      <w:r>
        <w:rPr>
          <w:lang w:eastAsia="zh-CN"/>
        </w:rPr>
        <w:t>_</w:t>
      </w:r>
      <w:r>
        <w:rPr>
          <w:rFonts w:hint="eastAsia"/>
          <w:lang w:eastAsia="zh-CN"/>
        </w:rPr>
        <w:t>经办</w:t>
      </w:r>
      <w:r>
        <w:rPr>
          <w:lang w:eastAsia="zh-CN"/>
        </w:rPr>
        <w:tab/>
      </w:r>
      <w:r>
        <w:fldChar w:fldCharType="begin"/>
      </w:r>
      <w:r>
        <w:rPr>
          <w:lang w:eastAsia="zh-CN"/>
        </w:rPr>
        <w:instrText xml:space="preserve"> PAGEREF _Toc409427533 \h </w:instrText>
      </w:r>
      <w:r>
        <w:fldChar w:fldCharType="separate"/>
      </w:r>
      <w:r>
        <w:rPr>
          <w:lang w:eastAsia="zh-CN"/>
        </w:rPr>
        <w:t>35</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3.9.3</w:t>
      </w:r>
      <w:r>
        <w:rPr>
          <w:rFonts w:asciiTheme="minorHAnsi" w:hAnsiTheme="minorHAnsi" w:eastAsiaTheme="minorEastAsia" w:cstheme="minorBidi"/>
          <w:iCs w:val="0"/>
          <w:kern w:val="2"/>
          <w:sz w:val="21"/>
          <w:szCs w:val="22"/>
          <w:lang w:eastAsia="zh-CN"/>
        </w:rPr>
        <w:tab/>
      </w:r>
      <w:r>
        <w:rPr>
          <w:rFonts w:hint="eastAsia"/>
          <w:lang w:eastAsia="zh-CN"/>
        </w:rPr>
        <w:t>功能点</w:t>
      </w:r>
      <w:r>
        <w:rPr>
          <w:lang w:eastAsia="zh-CN"/>
        </w:rPr>
        <w:t>2</w:t>
      </w:r>
      <w:r>
        <w:rPr>
          <w:rFonts w:hint="eastAsia"/>
          <w:lang w:eastAsia="zh-CN"/>
        </w:rPr>
        <w:t>：份额抵缴费</w:t>
      </w:r>
      <w:r>
        <w:rPr>
          <w:lang w:eastAsia="zh-CN"/>
        </w:rPr>
        <w:t>_</w:t>
      </w:r>
      <w:r>
        <w:rPr>
          <w:rFonts w:hint="eastAsia"/>
          <w:lang w:eastAsia="zh-CN"/>
        </w:rPr>
        <w:t>复核</w:t>
      </w:r>
      <w:r>
        <w:rPr>
          <w:lang w:eastAsia="zh-CN"/>
        </w:rPr>
        <w:tab/>
      </w:r>
      <w:r>
        <w:fldChar w:fldCharType="begin"/>
      </w:r>
      <w:r>
        <w:rPr>
          <w:lang w:eastAsia="zh-CN"/>
        </w:rPr>
        <w:instrText xml:space="preserve"> PAGEREF _Toc409427534 \h </w:instrText>
      </w:r>
      <w:r>
        <w:fldChar w:fldCharType="separate"/>
      </w:r>
      <w:r>
        <w:rPr>
          <w:lang w:eastAsia="zh-CN"/>
        </w:rPr>
        <w:t>40</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3.9.4</w:t>
      </w:r>
      <w:r>
        <w:rPr>
          <w:rFonts w:asciiTheme="minorHAnsi" w:hAnsiTheme="minorHAnsi" w:eastAsiaTheme="minorEastAsia" w:cstheme="minorBidi"/>
          <w:iCs w:val="0"/>
          <w:kern w:val="2"/>
          <w:sz w:val="21"/>
          <w:szCs w:val="22"/>
          <w:lang w:eastAsia="zh-CN"/>
        </w:rPr>
        <w:tab/>
      </w:r>
      <w:r>
        <w:rPr>
          <w:rFonts w:hint="eastAsia"/>
          <w:lang w:eastAsia="zh-CN"/>
        </w:rPr>
        <w:t>功能点</w:t>
      </w:r>
      <w:r>
        <w:rPr>
          <w:lang w:eastAsia="zh-CN"/>
        </w:rPr>
        <w:t>3</w:t>
      </w:r>
      <w:r>
        <w:rPr>
          <w:rFonts w:hint="eastAsia"/>
          <w:lang w:eastAsia="zh-CN"/>
        </w:rPr>
        <w:t>：份额抵缴费</w:t>
      </w:r>
      <w:r>
        <w:rPr>
          <w:lang w:eastAsia="zh-CN"/>
        </w:rPr>
        <w:t>_</w:t>
      </w:r>
      <w:r>
        <w:rPr>
          <w:rFonts w:hint="eastAsia"/>
          <w:lang w:eastAsia="zh-CN"/>
        </w:rPr>
        <w:t>任务队列执行</w:t>
      </w:r>
      <w:r>
        <w:rPr>
          <w:lang w:eastAsia="zh-CN"/>
        </w:rPr>
        <w:tab/>
      </w:r>
      <w:r>
        <w:fldChar w:fldCharType="begin"/>
      </w:r>
      <w:r>
        <w:rPr>
          <w:lang w:eastAsia="zh-CN"/>
        </w:rPr>
        <w:instrText xml:space="preserve"> PAGEREF _Toc409427535 \h </w:instrText>
      </w:r>
      <w:r>
        <w:fldChar w:fldCharType="separate"/>
      </w:r>
      <w:r>
        <w:rPr>
          <w:lang w:eastAsia="zh-CN"/>
        </w:rPr>
        <w:t>44</w:t>
      </w:r>
      <w:r>
        <w:fldChar w:fldCharType="end"/>
      </w:r>
    </w:p>
    <w:p>
      <w:pPr>
        <w:pStyle w:val="26"/>
        <w:tabs>
          <w:tab w:val="left" w:pos="800"/>
          <w:tab w:val="right" w:leader="dot" w:pos="9287"/>
        </w:tabs>
        <w:rPr>
          <w:rFonts w:asciiTheme="minorHAnsi" w:hAnsiTheme="minorHAnsi" w:eastAsiaTheme="minorEastAsia" w:cstheme="minorBidi"/>
          <w:smallCaps w:val="0"/>
          <w:kern w:val="2"/>
          <w:sz w:val="21"/>
          <w:szCs w:val="22"/>
          <w:lang w:eastAsia="zh-CN"/>
        </w:rPr>
      </w:pPr>
      <w:r>
        <w:rPr>
          <w:lang w:eastAsia="zh-CN"/>
        </w:rPr>
        <w:t>3.10</w:t>
      </w:r>
      <w:r>
        <w:rPr>
          <w:rFonts w:asciiTheme="minorHAnsi" w:hAnsiTheme="minorHAnsi" w:eastAsiaTheme="minorEastAsia" w:cstheme="minorBidi"/>
          <w:smallCaps w:val="0"/>
          <w:kern w:val="2"/>
          <w:sz w:val="21"/>
          <w:szCs w:val="22"/>
          <w:lang w:eastAsia="zh-CN"/>
        </w:rPr>
        <w:tab/>
      </w:r>
      <w:r>
        <w:rPr>
          <w:rFonts w:hint="eastAsia"/>
          <w:lang w:eastAsia="zh-CN"/>
        </w:rPr>
        <w:t>份额式季报（账管费）</w:t>
      </w:r>
      <w:r>
        <w:rPr>
          <w:lang w:eastAsia="zh-CN"/>
        </w:rPr>
        <w:tab/>
      </w:r>
      <w:r>
        <w:fldChar w:fldCharType="begin"/>
      </w:r>
      <w:r>
        <w:rPr>
          <w:lang w:eastAsia="zh-CN"/>
        </w:rPr>
        <w:instrText xml:space="preserve"> PAGEREF _Toc409427536 \h </w:instrText>
      </w:r>
      <w:r>
        <w:fldChar w:fldCharType="separate"/>
      </w:r>
      <w:r>
        <w:rPr>
          <w:lang w:eastAsia="zh-CN"/>
        </w:rPr>
        <w:t>47</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3.10.1</w:t>
      </w:r>
      <w:r>
        <w:rPr>
          <w:rFonts w:asciiTheme="minorHAnsi" w:hAnsiTheme="minorHAnsi" w:eastAsiaTheme="minorEastAsia" w:cstheme="minorBidi"/>
          <w:iCs w:val="0"/>
          <w:kern w:val="2"/>
          <w:sz w:val="21"/>
          <w:szCs w:val="22"/>
          <w:lang w:eastAsia="zh-CN"/>
        </w:rPr>
        <w:tab/>
      </w:r>
      <w:r>
        <w:rPr>
          <w:rFonts w:hint="eastAsia"/>
          <w:lang w:eastAsia="zh-CN"/>
        </w:rPr>
        <w:t>原始需求</w:t>
      </w:r>
      <w:r>
        <w:rPr>
          <w:lang w:eastAsia="zh-CN"/>
        </w:rPr>
        <w:tab/>
      </w:r>
      <w:r>
        <w:fldChar w:fldCharType="begin"/>
      </w:r>
      <w:r>
        <w:rPr>
          <w:lang w:eastAsia="zh-CN"/>
        </w:rPr>
        <w:instrText xml:space="preserve"> PAGEREF _Toc409427537 \h </w:instrText>
      </w:r>
      <w:r>
        <w:fldChar w:fldCharType="separate"/>
      </w:r>
      <w:r>
        <w:rPr>
          <w:lang w:eastAsia="zh-CN"/>
        </w:rPr>
        <w:t>47</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3.10.2</w:t>
      </w:r>
      <w:r>
        <w:rPr>
          <w:rFonts w:asciiTheme="minorHAnsi" w:hAnsiTheme="minorHAnsi" w:eastAsiaTheme="minorEastAsia" w:cstheme="minorBidi"/>
          <w:iCs w:val="0"/>
          <w:kern w:val="2"/>
          <w:sz w:val="21"/>
          <w:szCs w:val="22"/>
          <w:lang w:eastAsia="zh-CN"/>
        </w:rPr>
        <w:tab/>
      </w:r>
      <w:r>
        <w:rPr>
          <w:rFonts w:hint="eastAsia"/>
          <w:lang w:eastAsia="zh-CN"/>
        </w:rPr>
        <w:t>功能点：季报</w:t>
      </w:r>
      <w:r>
        <w:rPr>
          <w:lang w:eastAsia="zh-CN"/>
        </w:rPr>
        <w:t>-</w:t>
      </w:r>
      <w:r>
        <w:rPr>
          <w:rFonts w:hint="eastAsia"/>
          <w:lang w:eastAsia="zh-CN"/>
        </w:rPr>
        <w:t>单一计划账户管理报告</w:t>
      </w:r>
      <w:r>
        <w:rPr>
          <w:lang w:eastAsia="zh-CN"/>
        </w:rPr>
        <w:t>(</w:t>
      </w:r>
      <w:r>
        <w:rPr>
          <w:rFonts w:hint="eastAsia"/>
          <w:lang w:eastAsia="zh-CN"/>
        </w:rPr>
        <w:t>份额</w:t>
      </w:r>
      <w:r>
        <w:rPr>
          <w:lang w:eastAsia="zh-CN"/>
        </w:rPr>
        <w:t>)(QZH01)</w:t>
      </w:r>
      <w:r>
        <w:rPr>
          <w:lang w:eastAsia="zh-CN"/>
        </w:rPr>
        <w:tab/>
      </w:r>
      <w:r>
        <w:fldChar w:fldCharType="begin"/>
      </w:r>
      <w:r>
        <w:rPr>
          <w:lang w:eastAsia="zh-CN"/>
        </w:rPr>
        <w:instrText xml:space="preserve"> PAGEREF _Toc409427538 \h </w:instrText>
      </w:r>
      <w:r>
        <w:fldChar w:fldCharType="separate"/>
      </w:r>
      <w:r>
        <w:rPr>
          <w:lang w:eastAsia="zh-CN"/>
        </w:rPr>
        <w:t>47</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3.10.3</w:t>
      </w:r>
      <w:r>
        <w:rPr>
          <w:rFonts w:asciiTheme="minorHAnsi" w:hAnsiTheme="minorHAnsi" w:eastAsiaTheme="minorEastAsia" w:cstheme="minorBidi"/>
          <w:iCs w:val="0"/>
          <w:kern w:val="2"/>
          <w:sz w:val="21"/>
          <w:szCs w:val="22"/>
          <w:lang w:eastAsia="zh-CN"/>
        </w:rPr>
        <w:tab/>
      </w:r>
      <w:r>
        <w:rPr>
          <w:rFonts w:hint="eastAsia"/>
          <w:lang w:eastAsia="zh-CN"/>
        </w:rPr>
        <w:t>功能点：季报</w:t>
      </w:r>
      <w:r>
        <w:rPr>
          <w:lang w:eastAsia="zh-CN"/>
        </w:rPr>
        <w:t>-</w:t>
      </w:r>
      <w:r>
        <w:rPr>
          <w:rFonts w:hint="eastAsia"/>
          <w:lang w:eastAsia="zh-CN"/>
        </w:rPr>
        <w:t>集合计划账户管理报告</w:t>
      </w:r>
      <w:r>
        <w:rPr>
          <w:lang w:eastAsia="zh-CN"/>
        </w:rPr>
        <w:t>(</w:t>
      </w:r>
      <w:r>
        <w:rPr>
          <w:rFonts w:hint="eastAsia"/>
          <w:lang w:eastAsia="zh-CN"/>
        </w:rPr>
        <w:t>份额</w:t>
      </w:r>
      <w:r>
        <w:rPr>
          <w:lang w:eastAsia="zh-CN"/>
        </w:rPr>
        <w:t>)(QZH02)</w:t>
      </w:r>
      <w:r>
        <w:rPr>
          <w:lang w:eastAsia="zh-CN"/>
        </w:rPr>
        <w:tab/>
      </w:r>
      <w:r>
        <w:fldChar w:fldCharType="begin"/>
      </w:r>
      <w:r>
        <w:rPr>
          <w:lang w:eastAsia="zh-CN"/>
        </w:rPr>
        <w:instrText xml:space="preserve"> PAGEREF _Toc409427539 \h </w:instrText>
      </w:r>
      <w:r>
        <w:fldChar w:fldCharType="separate"/>
      </w:r>
      <w:r>
        <w:rPr>
          <w:lang w:eastAsia="zh-CN"/>
        </w:rPr>
        <w:t>48</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3.10.4</w:t>
      </w:r>
      <w:r>
        <w:rPr>
          <w:rFonts w:asciiTheme="minorHAnsi" w:hAnsiTheme="minorHAnsi" w:eastAsiaTheme="minorEastAsia" w:cstheme="minorBidi"/>
          <w:iCs w:val="0"/>
          <w:kern w:val="2"/>
          <w:sz w:val="21"/>
          <w:szCs w:val="22"/>
          <w:lang w:eastAsia="zh-CN"/>
        </w:rPr>
        <w:tab/>
      </w:r>
      <w:r>
        <w:rPr>
          <w:rFonts w:hint="eastAsia"/>
          <w:lang w:eastAsia="zh-CN"/>
        </w:rPr>
        <w:t>功能点：季报</w:t>
      </w:r>
      <w:r>
        <w:rPr>
          <w:lang w:eastAsia="zh-CN"/>
        </w:rPr>
        <w:t>-</w:t>
      </w:r>
      <w:r>
        <w:rPr>
          <w:rFonts w:hint="eastAsia"/>
          <w:lang w:eastAsia="zh-CN"/>
        </w:rPr>
        <w:t>集合计划之企业计划账户管理报告</w:t>
      </w:r>
      <w:r>
        <w:rPr>
          <w:lang w:eastAsia="zh-CN"/>
        </w:rPr>
        <w:t>(</w:t>
      </w:r>
      <w:r>
        <w:rPr>
          <w:rFonts w:hint="eastAsia"/>
          <w:lang w:eastAsia="zh-CN"/>
        </w:rPr>
        <w:t>份额</w:t>
      </w:r>
      <w:r>
        <w:rPr>
          <w:lang w:eastAsia="zh-CN"/>
        </w:rPr>
        <w:t>)(QZH03)</w:t>
      </w:r>
      <w:r>
        <w:rPr>
          <w:lang w:eastAsia="zh-CN"/>
        </w:rPr>
        <w:tab/>
      </w:r>
      <w:r>
        <w:fldChar w:fldCharType="begin"/>
      </w:r>
      <w:r>
        <w:rPr>
          <w:lang w:eastAsia="zh-CN"/>
        </w:rPr>
        <w:instrText xml:space="preserve"> PAGEREF _Toc409427540 \h </w:instrText>
      </w:r>
      <w:r>
        <w:fldChar w:fldCharType="separate"/>
      </w:r>
      <w:r>
        <w:rPr>
          <w:lang w:eastAsia="zh-CN"/>
        </w:rPr>
        <w:t>49</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3.10.5</w:t>
      </w:r>
      <w:r>
        <w:rPr>
          <w:rFonts w:asciiTheme="minorHAnsi" w:hAnsiTheme="minorHAnsi" w:eastAsiaTheme="minorEastAsia" w:cstheme="minorBidi"/>
          <w:iCs w:val="0"/>
          <w:kern w:val="2"/>
          <w:sz w:val="21"/>
          <w:szCs w:val="22"/>
          <w:lang w:eastAsia="zh-CN"/>
        </w:rPr>
        <w:tab/>
      </w:r>
      <w:r>
        <w:rPr>
          <w:rFonts w:hint="eastAsia"/>
          <w:lang w:eastAsia="zh-CN"/>
        </w:rPr>
        <w:t>功能点：季报</w:t>
      </w:r>
      <w:r>
        <w:rPr>
          <w:lang w:eastAsia="zh-CN"/>
        </w:rPr>
        <w:t>-</w:t>
      </w:r>
      <w:r>
        <w:rPr>
          <w:rFonts w:hint="eastAsia"/>
          <w:lang w:eastAsia="zh-CN"/>
        </w:rPr>
        <w:t>集合计划之保留计划账户管理报告</w:t>
      </w:r>
      <w:r>
        <w:rPr>
          <w:lang w:eastAsia="zh-CN"/>
        </w:rPr>
        <w:t>(</w:t>
      </w:r>
      <w:r>
        <w:rPr>
          <w:rFonts w:hint="eastAsia"/>
          <w:lang w:eastAsia="zh-CN"/>
        </w:rPr>
        <w:t>份额</w:t>
      </w:r>
      <w:r>
        <w:rPr>
          <w:lang w:eastAsia="zh-CN"/>
        </w:rPr>
        <w:t>)(QZH04)</w:t>
      </w:r>
      <w:r>
        <w:rPr>
          <w:lang w:eastAsia="zh-CN"/>
        </w:rPr>
        <w:tab/>
      </w:r>
      <w:r>
        <w:fldChar w:fldCharType="begin"/>
      </w:r>
      <w:r>
        <w:rPr>
          <w:lang w:eastAsia="zh-CN"/>
        </w:rPr>
        <w:instrText xml:space="preserve"> PAGEREF _Toc409427541 \h </w:instrText>
      </w:r>
      <w:r>
        <w:fldChar w:fldCharType="separate"/>
      </w:r>
      <w:r>
        <w:rPr>
          <w:lang w:eastAsia="zh-CN"/>
        </w:rPr>
        <w:t>49</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3.10.6</w:t>
      </w:r>
      <w:r>
        <w:rPr>
          <w:rFonts w:asciiTheme="minorHAnsi" w:hAnsiTheme="minorHAnsi" w:eastAsiaTheme="minorEastAsia" w:cstheme="minorBidi"/>
          <w:iCs w:val="0"/>
          <w:kern w:val="2"/>
          <w:sz w:val="21"/>
          <w:szCs w:val="22"/>
          <w:lang w:eastAsia="zh-CN"/>
        </w:rPr>
        <w:tab/>
      </w:r>
      <w:r>
        <w:rPr>
          <w:rFonts w:hint="eastAsia"/>
          <w:lang w:eastAsia="zh-CN"/>
        </w:rPr>
        <w:t>功能点：季报</w:t>
      </w:r>
      <w:r>
        <w:rPr>
          <w:lang w:eastAsia="zh-CN"/>
        </w:rPr>
        <w:t>-</w:t>
      </w:r>
      <w:r>
        <w:rPr>
          <w:rFonts w:hint="eastAsia"/>
          <w:lang w:eastAsia="zh-CN"/>
        </w:rPr>
        <w:t>单一福利计划账户管理报告</w:t>
      </w:r>
      <w:r>
        <w:rPr>
          <w:lang w:eastAsia="zh-CN"/>
        </w:rPr>
        <w:t>(</w:t>
      </w:r>
      <w:r>
        <w:rPr>
          <w:rFonts w:hint="eastAsia"/>
          <w:lang w:eastAsia="zh-CN"/>
        </w:rPr>
        <w:t>份额</w:t>
      </w:r>
      <w:r>
        <w:rPr>
          <w:lang w:eastAsia="zh-CN"/>
        </w:rPr>
        <w:t>)(QZH06)</w:t>
      </w:r>
      <w:r>
        <w:rPr>
          <w:lang w:eastAsia="zh-CN"/>
        </w:rPr>
        <w:tab/>
      </w:r>
      <w:r>
        <w:fldChar w:fldCharType="begin"/>
      </w:r>
      <w:r>
        <w:rPr>
          <w:lang w:eastAsia="zh-CN"/>
        </w:rPr>
        <w:instrText xml:space="preserve"> PAGEREF _Toc409427542 \h </w:instrText>
      </w:r>
      <w:r>
        <w:fldChar w:fldCharType="separate"/>
      </w:r>
      <w:r>
        <w:rPr>
          <w:lang w:eastAsia="zh-CN"/>
        </w:rPr>
        <w:t>50</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3.10.7</w:t>
      </w:r>
      <w:r>
        <w:rPr>
          <w:rFonts w:asciiTheme="minorHAnsi" w:hAnsiTheme="minorHAnsi" w:eastAsiaTheme="minorEastAsia" w:cstheme="minorBidi"/>
          <w:iCs w:val="0"/>
          <w:kern w:val="2"/>
          <w:sz w:val="21"/>
          <w:szCs w:val="22"/>
          <w:lang w:eastAsia="zh-CN"/>
        </w:rPr>
        <w:tab/>
      </w:r>
      <w:r>
        <w:rPr>
          <w:rFonts w:hint="eastAsia"/>
          <w:lang w:eastAsia="zh-CN"/>
        </w:rPr>
        <w:t>功能点：季报</w:t>
      </w:r>
      <w:r>
        <w:rPr>
          <w:lang w:eastAsia="zh-CN"/>
        </w:rPr>
        <w:t>-</w:t>
      </w:r>
      <w:r>
        <w:rPr>
          <w:rFonts w:hint="eastAsia"/>
          <w:lang w:eastAsia="zh-CN"/>
        </w:rPr>
        <w:t>集合福利计划账户管理报告</w:t>
      </w:r>
      <w:r>
        <w:rPr>
          <w:lang w:eastAsia="zh-CN"/>
        </w:rPr>
        <w:t>(</w:t>
      </w:r>
      <w:r>
        <w:rPr>
          <w:rFonts w:hint="eastAsia"/>
          <w:lang w:eastAsia="zh-CN"/>
        </w:rPr>
        <w:t>份额</w:t>
      </w:r>
      <w:r>
        <w:rPr>
          <w:lang w:eastAsia="zh-CN"/>
        </w:rPr>
        <w:t>)(QZH07)</w:t>
      </w:r>
      <w:r>
        <w:rPr>
          <w:lang w:eastAsia="zh-CN"/>
        </w:rPr>
        <w:tab/>
      </w:r>
      <w:r>
        <w:fldChar w:fldCharType="begin"/>
      </w:r>
      <w:r>
        <w:rPr>
          <w:lang w:eastAsia="zh-CN"/>
        </w:rPr>
        <w:instrText xml:space="preserve"> PAGEREF _Toc409427543 \h </w:instrText>
      </w:r>
      <w:r>
        <w:fldChar w:fldCharType="separate"/>
      </w:r>
      <w:r>
        <w:rPr>
          <w:lang w:eastAsia="zh-CN"/>
        </w:rPr>
        <w:t>51</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3.10.8</w:t>
      </w:r>
      <w:r>
        <w:rPr>
          <w:rFonts w:asciiTheme="minorHAnsi" w:hAnsiTheme="minorHAnsi" w:eastAsiaTheme="minorEastAsia" w:cstheme="minorBidi"/>
          <w:iCs w:val="0"/>
          <w:kern w:val="2"/>
          <w:sz w:val="21"/>
          <w:szCs w:val="22"/>
          <w:lang w:eastAsia="zh-CN"/>
        </w:rPr>
        <w:tab/>
      </w:r>
      <w:r>
        <w:rPr>
          <w:rFonts w:hint="eastAsia"/>
          <w:lang w:eastAsia="zh-CN"/>
        </w:rPr>
        <w:t>功能点：季报</w:t>
      </w:r>
      <w:r>
        <w:rPr>
          <w:lang w:eastAsia="zh-CN"/>
        </w:rPr>
        <w:t>-</w:t>
      </w:r>
      <w:r>
        <w:rPr>
          <w:rFonts w:hint="eastAsia"/>
          <w:lang w:eastAsia="zh-CN"/>
        </w:rPr>
        <w:t>集合福利计划之企业计划账户管理报告</w:t>
      </w:r>
      <w:r>
        <w:rPr>
          <w:lang w:eastAsia="zh-CN"/>
        </w:rPr>
        <w:t>(</w:t>
      </w:r>
      <w:r>
        <w:rPr>
          <w:rFonts w:hint="eastAsia"/>
          <w:lang w:eastAsia="zh-CN"/>
        </w:rPr>
        <w:t>份额</w:t>
      </w:r>
      <w:r>
        <w:rPr>
          <w:lang w:eastAsia="zh-CN"/>
        </w:rPr>
        <w:t>)(QZH09)</w:t>
      </w:r>
      <w:r>
        <w:rPr>
          <w:lang w:eastAsia="zh-CN"/>
        </w:rPr>
        <w:tab/>
      </w:r>
      <w:r>
        <w:fldChar w:fldCharType="begin"/>
      </w:r>
      <w:r>
        <w:rPr>
          <w:lang w:eastAsia="zh-CN"/>
        </w:rPr>
        <w:instrText xml:space="preserve"> PAGEREF _Toc409427544 \h </w:instrText>
      </w:r>
      <w:r>
        <w:fldChar w:fldCharType="separate"/>
      </w:r>
      <w:r>
        <w:rPr>
          <w:lang w:eastAsia="zh-CN"/>
        </w:rPr>
        <w:t>52</w:t>
      </w:r>
      <w:r>
        <w:fldChar w:fldCharType="end"/>
      </w:r>
    </w:p>
    <w:p>
      <w:pPr>
        <w:pStyle w:val="26"/>
        <w:tabs>
          <w:tab w:val="left" w:pos="800"/>
          <w:tab w:val="right" w:leader="dot" w:pos="9287"/>
        </w:tabs>
        <w:rPr>
          <w:rFonts w:asciiTheme="minorHAnsi" w:hAnsiTheme="minorHAnsi" w:eastAsiaTheme="minorEastAsia" w:cstheme="minorBidi"/>
          <w:smallCaps w:val="0"/>
          <w:kern w:val="2"/>
          <w:sz w:val="21"/>
          <w:szCs w:val="22"/>
          <w:lang w:eastAsia="zh-CN"/>
        </w:rPr>
      </w:pPr>
      <w:r>
        <w:rPr>
          <w:lang w:eastAsia="zh-CN"/>
        </w:rPr>
        <w:t>3.11</w:t>
      </w:r>
      <w:r>
        <w:rPr>
          <w:rFonts w:asciiTheme="minorHAnsi" w:hAnsiTheme="minorHAnsi" w:eastAsiaTheme="minorEastAsia" w:cstheme="minorBidi"/>
          <w:smallCaps w:val="0"/>
          <w:kern w:val="2"/>
          <w:sz w:val="21"/>
          <w:szCs w:val="22"/>
          <w:lang w:eastAsia="zh-CN"/>
        </w:rPr>
        <w:tab/>
      </w:r>
      <w:r>
        <w:rPr>
          <w:rFonts w:hint="eastAsia"/>
          <w:lang w:eastAsia="zh-CN"/>
        </w:rPr>
        <w:t>份额式年报（账管费）</w:t>
      </w:r>
      <w:r>
        <w:rPr>
          <w:lang w:eastAsia="zh-CN"/>
        </w:rPr>
        <w:tab/>
      </w:r>
      <w:r>
        <w:fldChar w:fldCharType="begin"/>
      </w:r>
      <w:r>
        <w:rPr>
          <w:lang w:eastAsia="zh-CN"/>
        </w:rPr>
        <w:instrText xml:space="preserve"> PAGEREF _Toc409427545 \h </w:instrText>
      </w:r>
      <w:r>
        <w:fldChar w:fldCharType="separate"/>
      </w:r>
      <w:r>
        <w:rPr>
          <w:lang w:eastAsia="zh-CN"/>
        </w:rPr>
        <w:t>53</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3.11.1</w:t>
      </w:r>
      <w:r>
        <w:rPr>
          <w:rFonts w:asciiTheme="minorHAnsi" w:hAnsiTheme="minorHAnsi" w:eastAsiaTheme="minorEastAsia" w:cstheme="minorBidi"/>
          <w:iCs w:val="0"/>
          <w:kern w:val="2"/>
          <w:sz w:val="21"/>
          <w:szCs w:val="22"/>
          <w:lang w:eastAsia="zh-CN"/>
        </w:rPr>
        <w:tab/>
      </w:r>
      <w:r>
        <w:rPr>
          <w:rFonts w:hint="eastAsia"/>
          <w:lang w:eastAsia="zh-CN"/>
        </w:rPr>
        <w:t>原始需求</w:t>
      </w:r>
      <w:r>
        <w:rPr>
          <w:lang w:eastAsia="zh-CN"/>
        </w:rPr>
        <w:tab/>
      </w:r>
      <w:r>
        <w:fldChar w:fldCharType="begin"/>
      </w:r>
      <w:r>
        <w:rPr>
          <w:lang w:eastAsia="zh-CN"/>
        </w:rPr>
        <w:instrText xml:space="preserve"> PAGEREF _Toc409427546 \h </w:instrText>
      </w:r>
      <w:r>
        <w:fldChar w:fldCharType="separate"/>
      </w:r>
      <w:r>
        <w:rPr>
          <w:lang w:eastAsia="zh-CN"/>
        </w:rPr>
        <w:t>53</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3.11.2</w:t>
      </w:r>
      <w:r>
        <w:rPr>
          <w:rFonts w:asciiTheme="minorHAnsi" w:hAnsiTheme="minorHAnsi" w:eastAsiaTheme="minorEastAsia" w:cstheme="minorBidi"/>
          <w:iCs w:val="0"/>
          <w:kern w:val="2"/>
          <w:sz w:val="21"/>
          <w:szCs w:val="22"/>
          <w:lang w:eastAsia="zh-CN"/>
        </w:rPr>
        <w:tab/>
      </w:r>
      <w:r>
        <w:rPr>
          <w:rFonts w:hint="eastAsia"/>
          <w:lang w:eastAsia="zh-CN"/>
        </w:rPr>
        <w:t>功能点：年报</w:t>
      </w:r>
      <w:r>
        <w:rPr>
          <w:lang w:eastAsia="zh-CN"/>
        </w:rPr>
        <w:t>-</w:t>
      </w:r>
      <w:r>
        <w:rPr>
          <w:rFonts w:hint="eastAsia"/>
          <w:lang w:eastAsia="zh-CN"/>
        </w:rPr>
        <w:t>单一计划账户管理报告</w:t>
      </w:r>
      <w:r>
        <w:rPr>
          <w:lang w:eastAsia="zh-CN"/>
        </w:rPr>
        <w:t>(</w:t>
      </w:r>
      <w:r>
        <w:rPr>
          <w:rFonts w:hint="eastAsia"/>
          <w:lang w:eastAsia="zh-CN"/>
        </w:rPr>
        <w:t>份额</w:t>
      </w:r>
      <w:r>
        <w:rPr>
          <w:lang w:eastAsia="zh-CN"/>
        </w:rPr>
        <w:t>)(YZH01)</w:t>
      </w:r>
      <w:r>
        <w:rPr>
          <w:lang w:eastAsia="zh-CN"/>
        </w:rPr>
        <w:tab/>
      </w:r>
      <w:r>
        <w:fldChar w:fldCharType="begin"/>
      </w:r>
      <w:r>
        <w:rPr>
          <w:lang w:eastAsia="zh-CN"/>
        </w:rPr>
        <w:instrText xml:space="preserve"> PAGEREF _Toc409427547 \h </w:instrText>
      </w:r>
      <w:r>
        <w:fldChar w:fldCharType="separate"/>
      </w:r>
      <w:r>
        <w:rPr>
          <w:lang w:eastAsia="zh-CN"/>
        </w:rPr>
        <w:t>53</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3.11.3</w:t>
      </w:r>
      <w:r>
        <w:rPr>
          <w:rFonts w:asciiTheme="minorHAnsi" w:hAnsiTheme="minorHAnsi" w:eastAsiaTheme="minorEastAsia" w:cstheme="minorBidi"/>
          <w:iCs w:val="0"/>
          <w:kern w:val="2"/>
          <w:sz w:val="21"/>
          <w:szCs w:val="22"/>
          <w:lang w:eastAsia="zh-CN"/>
        </w:rPr>
        <w:tab/>
      </w:r>
      <w:r>
        <w:rPr>
          <w:rFonts w:hint="eastAsia"/>
          <w:lang w:eastAsia="zh-CN"/>
        </w:rPr>
        <w:t>功能点：年报</w:t>
      </w:r>
      <w:r>
        <w:rPr>
          <w:lang w:eastAsia="zh-CN"/>
        </w:rPr>
        <w:t>-</w:t>
      </w:r>
      <w:r>
        <w:rPr>
          <w:rFonts w:hint="eastAsia"/>
          <w:lang w:eastAsia="zh-CN"/>
        </w:rPr>
        <w:t>集合计划账户管理报告</w:t>
      </w:r>
      <w:r>
        <w:rPr>
          <w:lang w:eastAsia="zh-CN"/>
        </w:rPr>
        <w:t>(</w:t>
      </w:r>
      <w:r>
        <w:rPr>
          <w:rFonts w:hint="eastAsia"/>
          <w:lang w:eastAsia="zh-CN"/>
        </w:rPr>
        <w:t>份额</w:t>
      </w:r>
      <w:r>
        <w:rPr>
          <w:lang w:eastAsia="zh-CN"/>
        </w:rPr>
        <w:t>)(YZH02)</w:t>
      </w:r>
      <w:r>
        <w:rPr>
          <w:lang w:eastAsia="zh-CN"/>
        </w:rPr>
        <w:tab/>
      </w:r>
      <w:r>
        <w:fldChar w:fldCharType="begin"/>
      </w:r>
      <w:r>
        <w:rPr>
          <w:lang w:eastAsia="zh-CN"/>
        </w:rPr>
        <w:instrText xml:space="preserve"> PAGEREF _Toc409427548 \h </w:instrText>
      </w:r>
      <w:r>
        <w:fldChar w:fldCharType="separate"/>
      </w:r>
      <w:r>
        <w:rPr>
          <w:lang w:eastAsia="zh-CN"/>
        </w:rPr>
        <w:t>54</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3.11.4</w:t>
      </w:r>
      <w:r>
        <w:rPr>
          <w:rFonts w:asciiTheme="minorHAnsi" w:hAnsiTheme="minorHAnsi" w:eastAsiaTheme="minorEastAsia" w:cstheme="minorBidi"/>
          <w:iCs w:val="0"/>
          <w:kern w:val="2"/>
          <w:sz w:val="21"/>
          <w:szCs w:val="22"/>
          <w:lang w:eastAsia="zh-CN"/>
        </w:rPr>
        <w:tab/>
      </w:r>
      <w:r>
        <w:rPr>
          <w:rFonts w:hint="eastAsia"/>
          <w:lang w:eastAsia="zh-CN"/>
        </w:rPr>
        <w:t>功能点：年报</w:t>
      </w:r>
      <w:r>
        <w:rPr>
          <w:lang w:eastAsia="zh-CN"/>
        </w:rPr>
        <w:t>-</w:t>
      </w:r>
      <w:r>
        <w:rPr>
          <w:rFonts w:hint="eastAsia"/>
          <w:lang w:eastAsia="zh-CN"/>
        </w:rPr>
        <w:t>集合计划之企业计划账户管理报告</w:t>
      </w:r>
      <w:r>
        <w:rPr>
          <w:lang w:eastAsia="zh-CN"/>
        </w:rPr>
        <w:t>(</w:t>
      </w:r>
      <w:r>
        <w:rPr>
          <w:rFonts w:hint="eastAsia"/>
          <w:lang w:eastAsia="zh-CN"/>
        </w:rPr>
        <w:t>份额</w:t>
      </w:r>
      <w:r>
        <w:rPr>
          <w:lang w:eastAsia="zh-CN"/>
        </w:rPr>
        <w:t>)(YZH03)</w:t>
      </w:r>
      <w:r>
        <w:rPr>
          <w:lang w:eastAsia="zh-CN"/>
        </w:rPr>
        <w:tab/>
      </w:r>
      <w:r>
        <w:fldChar w:fldCharType="begin"/>
      </w:r>
      <w:r>
        <w:rPr>
          <w:lang w:eastAsia="zh-CN"/>
        </w:rPr>
        <w:instrText xml:space="preserve"> PAGEREF _Toc409427549 \h </w:instrText>
      </w:r>
      <w:r>
        <w:fldChar w:fldCharType="separate"/>
      </w:r>
      <w:r>
        <w:rPr>
          <w:lang w:eastAsia="zh-CN"/>
        </w:rPr>
        <w:t>54</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3.11.5</w:t>
      </w:r>
      <w:r>
        <w:rPr>
          <w:rFonts w:asciiTheme="minorHAnsi" w:hAnsiTheme="minorHAnsi" w:eastAsiaTheme="minorEastAsia" w:cstheme="minorBidi"/>
          <w:iCs w:val="0"/>
          <w:kern w:val="2"/>
          <w:sz w:val="21"/>
          <w:szCs w:val="22"/>
          <w:lang w:eastAsia="zh-CN"/>
        </w:rPr>
        <w:tab/>
      </w:r>
      <w:r>
        <w:rPr>
          <w:rFonts w:hint="eastAsia"/>
          <w:lang w:eastAsia="zh-CN"/>
        </w:rPr>
        <w:t>功能点：年报</w:t>
      </w:r>
      <w:r>
        <w:rPr>
          <w:lang w:eastAsia="zh-CN"/>
        </w:rPr>
        <w:t>-</w:t>
      </w:r>
      <w:r>
        <w:rPr>
          <w:rFonts w:hint="eastAsia"/>
          <w:lang w:eastAsia="zh-CN"/>
        </w:rPr>
        <w:t>集合计划之保留计划账户管理报告</w:t>
      </w:r>
      <w:r>
        <w:rPr>
          <w:lang w:eastAsia="zh-CN"/>
        </w:rPr>
        <w:t>(</w:t>
      </w:r>
      <w:r>
        <w:rPr>
          <w:rFonts w:hint="eastAsia"/>
          <w:lang w:eastAsia="zh-CN"/>
        </w:rPr>
        <w:t>份额</w:t>
      </w:r>
      <w:r>
        <w:rPr>
          <w:lang w:eastAsia="zh-CN"/>
        </w:rPr>
        <w:t>)(YZH04)</w:t>
      </w:r>
      <w:r>
        <w:rPr>
          <w:lang w:eastAsia="zh-CN"/>
        </w:rPr>
        <w:tab/>
      </w:r>
      <w:r>
        <w:fldChar w:fldCharType="begin"/>
      </w:r>
      <w:r>
        <w:rPr>
          <w:lang w:eastAsia="zh-CN"/>
        </w:rPr>
        <w:instrText xml:space="preserve"> PAGEREF _Toc409427550 \h </w:instrText>
      </w:r>
      <w:r>
        <w:fldChar w:fldCharType="separate"/>
      </w:r>
      <w:r>
        <w:rPr>
          <w:lang w:eastAsia="zh-CN"/>
        </w:rPr>
        <w:t>55</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3.11.6</w:t>
      </w:r>
      <w:r>
        <w:rPr>
          <w:rFonts w:asciiTheme="minorHAnsi" w:hAnsiTheme="minorHAnsi" w:eastAsiaTheme="minorEastAsia" w:cstheme="minorBidi"/>
          <w:iCs w:val="0"/>
          <w:kern w:val="2"/>
          <w:sz w:val="21"/>
          <w:szCs w:val="22"/>
          <w:lang w:eastAsia="zh-CN"/>
        </w:rPr>
        <w:tab/>
      </w:r>
      <w:r>
        <w:rPr>
          <w:rFonts w:hint="eastAsia"/>
          <w:lang w:eastAsia="zh-CN"/>
        </w:rPr>
        <w:t>功能点：年报</w:t>
      </w:r>
      <w:r>
        <w:rPr>
          <w:lang w:eastAsia="zh-CN"/>
        </w:rPr>
        <w:t>-</w:t>
      </w:r>
      <w:r>
        <w:rPr>
          <w:rFonts w:hint="eastAsia"/>
          <w:lang w:eastAsia="zh-CN"/>
        </w:rPr>
        <w:t>单一福利计划账户管理报告</w:t>
      </w:r>
      <w:r>
        <w:rPr>
          <w:lang w:eastAsia="zh-CN"/>
        </w:rPr>
        <w:t>(</w:t>
      </w:r>
      <w:r>
        <w:rPr>
          <w:rFonts w:hint="eastAsia"/>
          <w:lang w:eastAsia="zh-CN"/>
        </w:rPr>
        <w:t>份额</w:t>
      </w:r>
      <w:r>
        <w:rPr>
          <w:lang w:eastAsia="zh-CN"/>
        </w:rPr>
        <w:t>)(YZH05)</w:t>
      </w:r>
      <w:r>
        <w:rPr>
          <w:lang w:eastAsia="zh-CN"/>
        </w:rPr>
        <w:tab/>
      </w:r>
      <w:r>
        <w:fldChar w:fldCharType="begin"/>
      </w:r>
      <w:r>
        <w:rPr>
          <w:lang w:eastAsia="zh-CN"/>
        </w:rPr>
        <w:instrText xml:space="preserve"> PAGEREF _Toc409427551 \h </w:instrText>
      </w:r>
      <w:r>
        <w:fldChar w:fldCharType="separate"/>
      </w:r>
      <w:r>
        <w:rPr>
          <w:lang w:eastAsia="zh-CN"/>
        </w:rPr>
        <w:t>56</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3.11.7</w:t>
      </w:r>
      <w:r>
        <w:rPr>
          <w:rFonts w:asciiTheme="minorHAnsi" w:hAnsiTheme="minorHAnsi" w:eastAsiaTheme="minorEastAsia" w:cstheme="minorBidi"/>
          <w:iCs w:val="0"/>
          <w:kern w:val="2"/>
          <w:sz w:val="21"/>
          <w:szCs w:val="22"/>
          <w:lang w:eastAsia="zh-CN"/>
        </w:rPr>
        <w:tab/>
      </w:r>
      <w:r>
        <w:rPr>
          <w:rFonts w:hint="eastAsia"/>
          <w:lang w:eastAsia="zh-CN"/>
        </w:rPr>
        <w:t>功能点：年报</w:t>
      </w:r>
      <w:r>
        <w:rPr>
          <w:lang w:eastAsia="zh-CN"/>
        </w:rPr>
        <w:t>-</w:t>
      </w:r>
      <w:r>
        <w:rPr>
          <w:rFonts w:hint="eastAsia"/>
          <w:lang w:eastAsia="zh-CN"/>
        </w:rPr>
        <w:t>集合福利计划账户管理报告</w:t>
      </w:r>
      <w:r>
        <w:rPr>
          <w:lang w:eastAsia="zh-CN"/>
        </w:rPr>
        <w:t>(</w:t>
      </w:r>
      <w:r>
        <w:rPr>
          <w:rFonts w:hint="eastAsia"/>
          <w:lang w:eastAsia="zh-CN"/>
        </w:rPr>
        <w:t>份额</w:t>
      </w:r>
      <w:r>
        <w:rPr>
          <w:lang w:eastAsia="zh-CN"/>
        </w:rPr>
        <w:t>)(YZH06)</w:t>
      </w:r>
      <w:r>
        <w:rPr>
          <w:lang w:eastAsia="zh-CN"/>
        </w:rPr>
        <w:tab/>
      </w:r>
      <w:r>
        <w:fldChar w:fldCharType="begin"/>
      </w:r>
      <w:r>
        <w:rPr>
          <w:lang w:eastAsia="zh-CN"/>
        </w:rPr>
        <w:instrText xml:space="preserve"> PAGEREF _Toc409427552 \h </w:instrText>
      </w:r>
      <w:r>
        <w:fldChar w:fldCharType="separate"/>
      </w:r>
      <w:r>
        <w:rPr>
          <w:lang w:eastAsia="zh-CN"/>
        </w:rPr>
        <w:t>56</w:t>
      </w:r>
      <w:r>
        <w:fldChar w:fldCharType="end"/>
      </w:r>
    </w:p>
    <w:p>
      <w:pPr>
        <w:pStyle w:val="17"/>
        <w:tabs>
          <w:tab w:val="left" w:pos="1200"/>
          <w:tab w:val="right" w:leader="dot" w:pos="9287"/>
        </w:tabs>
        <w:rPr>
          <w:rFonts w:asciiTheme="minorHAnsi" w:hAnsiTheme="minorHAnsi" w:eastAsiaTheme="minorEastAsia" w:cstheme="minorBidi"/>
          <w:iCs w:val="0"/>
          <w:kern w:val="2"/>
          <w:sz w:val="21"/>
          <w:szCs w:val="22"/>
          <w:lang w:eastAsia="zh-CN"/>
        </w:rPr>
      </w:pPr>
      <w:r>
        <w:rPr>
          <w:snapToGrid w:val="0"/>
          <w:color w:val="000000"/>
          <w:w w:val="0"/>
          <w:lang w:eastAsia="zh-CN"/>
        </w:rPr>
        <w:t>3.11.8</w:t>
      </w:r>
      <w:r>
        <w:rPr>
          <w:rFonts w:asciiTheme="minorHAnsi" w:hAnsiTheme="minorHAnsi" w:eastAsiaTheme="minorEastAsia" w:cstheme="minorBidi"/>
          <w:iCs w:val="0"/>
          <w:kern w:val="2"/>
          <w:sz w:val="21"/>
          <w:szCs w:val="22"/>
          <w:lang w:eastAsia="zh-CN"/>
        </w:rPr>
        <w:tab/>
      </w:r>
      <w:r>
        <w:rPr>
          <w:rFonts w:hint="eastAsia"/>
          <w:lang w:eastAsia="zh-CN"/>
        </w:rPr>
        <w:t>功能点：年报</w:t>
      </w:r>
      <w:r>
        <w:rPr>
          <w:lang w:eastAsia="zh-CN"/>
        </w:rPr>
        <w:t>-</w:t>
      </w:r>
      <w:r>
        <w:rPr>
          <w:rFonts w:hint="eastAsia"/>
          <w:lang w:eastAsia="zh-CN"/>
        </w:rPr>
        <w:t>集合计划之企业计划</w:t>
      </w:r>
      <w:r>
        <w:rPr>
          <w:lang w:eastAsia="zh-CN"/>
        </w:rPr>
        <w:t>(YZH07)</w:t>
      </w:r>
      <w:r>
        <w:rPr>
          <w:lang w:eastAsia="zh-CN"/>
        </w:rPr>
        <w:tab/>
      </w:r>
      <w:r>
        <w:fldChar w:fldCharType="begin"/>
      </w:r>
      <w:r>
        <w:rPr>
          <w:lang w:eastAsia="zh-CN"/>
        </w:rPr>
        <w:instrText xml:space="preserve"> PAGEREF _Toc409427553 \h </w:instrText>
      </w:r>
      <w:r>
        <w:fldChar w:fldCharType="separate"/>
      </w:r>
      <w:r>
        <w:rPr>
          <w:lang w:eastAsia="zh-CN"/>
        </w:rPr>
        <w:t>57</w:t>
      </w:r>
      <w:r>
        <w:fldChar w:fldCharType="end"/>
      </w:r>
    </w:p>
    <w:p>
      <w:pPr>
        <w:pStyle w:val="23"/>
        <w:tabs>
          <w:tab w:val="left" w:pos="400"/>
          <w:tab w:val="right" w:leader="dot" w:pos="9287"/>
        </w:tabs>
        <w:rPr>
          <w:rFonts w:asciiTheme="minorHAnsi" w:hAnsiTheme="minorHAnsi" w:eastAsiaTheme="minorEastAsia" w:cstheme="minorBidi"/>
          <w:b w:val="0"/>
          <w:bCs w:val="0"/>
          <w:caps w:val="0"/>
          <w:kern w:val="2"/>
          <w:sz w:val="21"/>
          <w:szCs w:val="22"/>
          <w:lang w:eastAsia="zh-CN"/>
        </w:rPr>
      </w:pPr>
      <w:r>
        <w:rPr>
          <w:b w:val="0"/>
          <w:snapToGrid w:val="0"/>
          <w:color w:val="000000"/>
          <w:w w:val="0"/>
          <w:lang w:eastAsia="zh-CN"/>
        </w:rPr>
        <w:t>4</w:t>
      </w:r>
      <w:r>
        <w:rPr>
          <w:rFonts w:asciiTheme="minorHAnsi" w:hAnsiTheme="minorHAnsi" w:eastAsiaTheme="minorEastAsia" w:cstheme="minorBidi"/>
          <w:b w:val="0"/>
          <w:bCs w:val="0"/>
          <w:caps w:val="0"/>
          <w:kern w:val="2"/>
          <w:sz w:val="21"/>
          <w:szCs w:val="22"/>
          <w:lang w:eastAsia="zh-CN"/>
        </w:rPr>
        <w:tab/>
      </w:r>
      <w:r>
        <w:rPr>
          <w:rFonts w:hint="eastAsia"/>
          <w:lang w:eastAsia="zh-CN"/>
        </w:rPr>
        <w:t>非功能性需求（可选）</w:t>
      </w:r>
      <w:r>
        <w:rPr>
          <w:lang w:eastAsia="zh-CN"/>
        </w:rPr>
        <w:tab/>
      </w:r>
      <w:r>
        <w:fldChar w:fldCharType="begin"/>
      </w:r>
      <w:r>
        <w:rPr>
          <w:lang w:eastAsia="zh-CN"/>
        </w:rPr>
        <w:instrText xml:space="preserve"> PAGEREF _Toc409427554 \h </w:instrText>
      </w:r>
      <w:r>
        <w:fldChar w:fldCharType="separate"/>
      </w:r>
      <w:r>
        <w:rPr>
          <w:lang w:eastAsia="zh-CN"/>
        </w:rPr>
        <w:t>57</w:t>
      </w:r>
      <w:r>
        <w:fldChar w:fldCharType="end"/>
      </w:r>
    </w:p>
    <w:p>
      <w:pPr>
        <w:pStyle w:val="26"/>
        <w:tabs>
          <w:tab w:val="left" w:pos="800"/>
          <w:tab w:val="right" w:leader="dot" w:pos="9287"/>
        </w:tabs>
        <w:rPr>
          <w:rFonts w:asciiTheme="minorHAnsi" w:hAnsiTheme="minorHAnsi" w:eastAsiaTheme="minorEastAsia" w:cstheme="minorBidi"/>
          <w:smallCaps w:val="0"/>
          <w:kern w:val="2"/>
          <w:sz w:val="21"/>
          <w:szCs w:val="22"/>
          <w:lang w:eastAsia="zh-CN"/>
        </w:rPr>
      </w:pPr>
      <w:r>
        <w:rPr>
          <w:lang w:eastAsia="zh-CN"/>
        </w:rPr>
        <w:t>4.1</w:t>
      </w:r>
      <w:r>
        <w:rPr>
          <w:rFonts w:asciiTheme="minorHAnsi" w:hAnsiTheme="minorHAnsi" w:eastAsiaTheme="minorEastAsia" w:cstheme="minorBidi"/>
          <w:smallCaps w:val="0"/>
          <w:kern w:val="2"/>
          <w:sz w:val="21"/>
          <w:szCs w:val="22"/>
          <w:lang w:eastAsia="zh-CN"/>
        </w:rPr>
        <w:tab/>
      </w:r>
      <w:r>
        <w:rPr>
          <w:rFonts w:hint="eastAsia"/>
          <w:lang w:eastAsia="zh-CN"/>
        </w:rPr>
        <w:t>系统性能</w:t>
      </w:r>
      <w:r>
        <w:rPr>
          <w:lang w:eastAsia="zh-CN"/>
        </w:rPr>
        <w:tab/>
      </w:r>
      <w:r>
        <w:fldChar w:fldCharType="begin"/>
      </w:r>
      <w:r>
        <w:rPr>
          <w:lang w:eastAsia="zh-CN"/>
        </w:rPr>
        <w:instrText xml:space="preserve"> PAGEREF _Toc409427555 \h </w:instrText>
      </w:r>
      <w:r>
        <w:fldChar w:fldCharType="separate"/>
      </w:r>
      <w:r>
        <w:rPr>
          <w:lang w:eastAsia="zh-CN"/>
        </w:rPr>
        <w:t>58</w:t>
      </w:r>
      <w:r>
        <w:fldChar w:fldCharType="end"/>
      </w:r>
    </w:p>
    <w:p>
      <w:pPr>
        <w:pStyle w:val="26"/>
        <w:tabs>
          <w:tab w:val="left" w:pos="800"/>
          <w:tab w:val="right" w:leader="dot" w:pos="9287"/>
        </w:tabs>
        <w:rPr>
          <w:rFonts w:asciiTheme="minorHAnsi" w:hAnsiTheme="minorHAnsi" w:eastAsiaTheme="minorEastAsia" w:cstheme="minorBidi"/>
          <w:smallCaps w:val="0"/>
          <w:kern w:val="2"/>
          <w:sz w:val="21"/>
          <w:szCs w:val="22"/>
          <w:lang w:eastAsia="zh-CN"/>
        </w:rPr>
      </w:pPr>
      <w:r>
        <w:rPr>
          <w:lang w:eastAsia="zh-CN"/>
        </w:rPr>
        <w:t>4.2</w:t>
      </w:r>
      <w:r>
        <w:rPr>
          <w:rFonts w:asciiTheme="minorHAnsi" w:hAnsiTheme="minorHAnsi" w:eastAsiaTheme="minorEastAsia" w:cstheme="minorBidi"/>
          <w:smallCaps w:val="0"/>
          <w:kern w:val="2"/>
          <w:sz w:val="21"/>
          <w:szCs w:val="22"/>
          <w:lang w:eastAsia="zh-CN"/>
        </w:rPr>
        <w:tab/>
      </w:r>
      <w:r>
        <w:rPr>
          <w:rFonts w:hint="eastAsia"/>
          <w:lang w:eastAsia="zh-CN"/>
        </w:rPr>
        <w:t>系统可用性</w:t>
      </w:r>
      <w:r>
        <w:rPr>
          <w:lang w:eastAsia="zh-CN"/>
        </w:rPr>
        <w:tab/>
      </w:r>
      <w:r>
        <w:fldChar w:fldCharType="begin"/>
      </w:r>
      <w:r>
        <w:rPr>
          <w:lang w:eastAsia="zh-CN"/>
        </w:rPr>
        <w:instrText xml:space="preserve"> PAGEREF _Toc409427556 \h </w:instrText>
      </w:r>
      <w:r>
        <w:fldChar w:fldCharType="separate"/>
      </w:r>
      <w:r>
        <w:rPr>
          <w:lang w:eastAsia="zh-CN"/>
        </w:rPr>
        <w:t>58</w:t>
      </w:r>
      <w:r>
        <w:fldChar w:fldCharType="end"/>
      </w:r>
    </w:p>
    <w:p>
      <w:pPr>
        <w:pStyle w:val="26"/>
        <w:tabs>
          <w:tab w:val="left" w:pos="800"/>
          <w:tab w:val="right" w:leader="dot" w:pos="9287"/>
        </w:tabs>
        <w:rPr>
          <w:rFonts w:asciiTheme="minorHAnsi" w:hAnsiTheme="minorHAnsi" w:eastAsiaTheme="minorEastAsia" w:cstheme="minorBidi"/>
          <w:smallCaps w:val="0"/>
          <w:kern w:val="2"/>
          <w:sz w:val="21"/>
          <w:szCs w:val="22"/>
          <w:lang w:eastAsia="zh-CN"/>
        </w:rPr>
      </w:pPr>
      <w:r>
        <w:rPr>
          <w:lang w:eastAsia="zh-CN"/>
        </w:rPr>
        <w:t>4.3</w:t>
      </w:r>
      <w:r>
        <w:rPr>
          <w:rFonts w:asciiTheme="minorHAnsi" w:hAnsiTheme="minorHAnsi" w:eastAsiaTheme="minorEastAsia" w:cstheme="minorBidi"/>
          <w:smallCaps w:val="0"/>
          <w:kern w:val="2"/>
          <w:sz w:val="21"/>
          <w:szCs w:val="22"/>
          <w:lang w:eastAsia="zh-CN"/>
        </w:rPr>
        <w:tab/>
      </w:r>
      <w:r>
        <w:rPr>
          <w:rFonts w:hint="eastAsia"/>
          <w:lang w:eastAsia="zh-CN"/>
        </w:rPr>
        <w:t>数据要求</w:t>
      </w:r>
      <w:r>
        <w:rPr>
          <w:lang w:eastAsia="zh-CN"/>
        </w:rPr>
        <w:tab/>
      </w:r>
      <w:r>
        <w:fldChar w:fldCharType="begin"/>
      </w:r>
      <w:r>
        <w:rPr>
          <w:lang w:eastAsia="zh-CN"/>
        </w:rPr>
        <w:instrText xml:space="preserve"> PAGEREF _Toc409427557 \h </w:instrText>
      </w:r>
      <w:r>
        <w:fldChar w:fldCharType="separate"/>
      </w:r>
      <w:r>
        <w:rPr>
          <w:lang w:eastAsia="zh-CN"/>
        </w:rPr>
        <w:t>58</w:t>
      </w:r>
      <w:r>
        <w:fldChar w:fldCharType="end"/>
      </w:r>
    </w:p>
    <w:p>
      <w:pPr>
        <w:pStyle w:val="23"/>
        <w:tabs>
          <w:tab w:val="right" w:leader="dot" w:pos="9297"/>
        </w:tabs>
        <w:rPr>
          <w:lang w:eastAsia="zh-CN"/>
        </w:rPr>
        <w:sectPr>
          <w:headerReference r:id="rId8" w:type="first"/>
          <w:footerReference r:id="rId11" w:type="first"/>
          <w:headerReference r:id="rId6" w:type="default"/>
          <w:footerReference r:id="rId9" w:type="default"/>
          <w:headerReference r:id="rId7" w:type="even"/>
          <w:footerReference r:id="rId10" w:type="even"/>
          <w:footnotePr>
            <w:pos w:val="beneathText"/>
          </w:footnotePr>
          <w:type w:val="continuous"/>
          <w:pgSz w:w="11905" w:h="16837"/>
          <w:pgMar w:top="1440" w:right="1304" w:bottom="1440" w:left="1304" w:header="851" w:footer="992" w:gutter="0"/>
          <w:cols w:space="720" w:num="1"/>
          <w:docGrid w:type="lines" w:linePitch="312" w:charSpace="0"/>
        </w:sectPr>
      </w:pPr>
      <w:r>
        <w:rPr>
          <w:rFonts w:ascii="Times New Roman" w:hAnsi="Times New Roman" w:cs="Times New Roman"/>
          <w:kern w:val="1"/>
          <w:sz w:val="28"/>
          <w:szCs w:val="24"/>
          <w:lang w:eastAsia="zh-CN"/>
        </w:rPr>
        <w:fldChar w:fldCharType="end"/>
      </w:r>
    </w:p>
    <w:p>
      <w:pPr>
        <w:rPr>
          <w:lang w:eastAsia="zh-CN"/>
        </w:rPr>
        <w:sectPr>
          <w:headerReference r:id="rId14" w:type="first"/>
          <w:footerReference r:id="rId17" w:type="first"/>
          <w:headerReference r:id="rId12" w:type="default"/>
          <w:footerReference r:id="rId15" w:type="default"/>
          <w:headerReference r:id="rId13" w:type="even"/>
          <w:footerReference r:id="rId16" w:type="even"/>
          <w:footnotePr>
            <w:pos w:val="beneathText"/>
          </w:footnotePr>
          <w:type w:val="continuous"/>
          <w:pgSz w:w="11905" w:h="16837"/>
          <w:pgMar w:top="1440" w:right="1304" w:bottom="1440" w:left="1304" w:header="851" w:footer="992" w:gutter="0"/>
          <w:cols w:space="720" w:num="1"/>
          <w:docGrid w:type="lines" w:linePitch="312" w:charSpace="0"/>
        </w:sectPr>
      </w:pPr>
    </w:p>
    <w:p>
      <w:pPr>
        <w:pStyle w:val="2"/>
      </w:pPr>
      <w:bookmarkStart w:id="0" w:name="_Toc390851160"/>
      <w:bookmarkStart w:id="1" w:name="_Toc409427484"/>
      <w:r>
        <w:rPr>
          <w:rFonts w:hint="eastAsia"/>
        </w:rPr>
        <w:t>引言</w:t>
      </w:r>
      <w:bookmarkEnd w:id="0"/>
      <w:bookmarkEnd w:id="1"/>
    </w:p>
    <w:p>
      <w:pPr>
        <w:pStyle w:val="3"/>
      </w:pPr>
      <w:bookmarkStart w:id="2" w:name="_Toc390851161"/>
      <w:bookmarkStart w:id="3" w:name="_Toc409427485"/>
      <w:r>
        <w:rPr>
          <w:rFonts w:hint="eastAsia"/>
        </w:rPr>
        <w:t>编写目的</w:t>
      </w:r>
      <w:bookmarkEnd w:id="2"/>
      <w:bookmarkEnd w:id="3"/>
    </w:p>
    <w:p>
      <w:pPr>
        <w:spacing w:after="0" w:line="360" w:lineRule="auto"/>
        <w:ind w:firstLine="420"/>
        <w:rPr>
          <w:color w:val="000000"/>
          <w:sz w:val="21"/>
          <w:szCs w:val="21"/>
          <w:lang w:eastAsia="zh-CN"/>
        </w:rPr>
      </w:pPr>
      <w:r>
        <w:rPr>
          <w:rFonts w:hint="eastAsia"/>
          <w:color w:val="000000"/>
          <w:sz w:val="21"/>
          <w:szCs w:val="21"/>
          <w:lang w:eastAsia="zh-CN"/>
        </w:rPr>
        <w:t>对浦发企业年金部门的税延需求进行分析，并通过业务部门可以理解的语言进行需求规格的准确描述。</w:t>
      </w:r>
    </w:p>
    <w:p>
      <w:pPr>
        <w:pStyle w:val="3"/>
      </w:pPr>
      <w:bookmarkStart w:id="4" w:name="_Toc390851162"/>
      <w:bookmarkStart w:id="5" w:name="_Toc409427486"/>
      <w:r>
        <w:rPr>
          <w:rFonts w:hint="eastAsia"/>
        </w:rPr>
        <w:t>作用</w:t>
      </w:r>
      <w:bookmarkEnd w:id="4"/>
      <w:bookmarkEnd w:id="5"/>
    </w:p>
    <w:p>
      <w:pPr>
        <w:spacing w:after="0" w:line="360" w:lineRule="auto"/>
        <w:ind w:firstLine="420"/>
        <w:rPr>
          <w:color w:val="000000"/>
          <w:sz w:val="21"/>
          <w:szCs w:val="21"/>
          <w:lang w:eastAsia="zh-CN"/>
        </w:rPr>
      </w:pPr>
      <w:r>
        <w:rPr>
          <w:rFonts w:hint="eastAsia"/>
          <w:color w:val="000000"/>
          <w:sz w:val="21"/>
          <w:szCs w:val="21"/>
          <w:lang w:eastAsia="zh-CN"/>
        </w:rPr>
        <w:t>实现企业年金项目组与业务部门的双向沟通，形成需求基线，为下一阶段的设计工作提供依据。</w:t>
      </w:r>
    </w:p>
    <w:p>
      <w:pPr>
        <w:spacing w:after="0" w:line="360" w:lineRule="auto"/>
        <w:ind w:firstLine="420"/>
        <w:rPr>
          <w:color w:val="000000"/>
          <w:sz w:val="21"/>
          <w:szCs w:val="21"/>
          <w:lang w:eastAsia="zh-CN"/>
        </w:rPr>
      </w:pPr>
      <w:r>
        <w:rPr>
          <w:rFonts w:hint="eastAsia"/>
          <w:color w:val="000000"/>
          <w:sz w:val="21"/>
          <w:szCs w:val="21"/>
          <w:lang w:eastAsia="zh-CN"/>
        </w:rPr>
        <w:t>当需求方的需求发生变更时，通过需求变更流程处理。</w:t>
      </w:r>
    </w:p>
    <w:p>
      <w:pPr>
        <w:spacing w:after="0" w:line="360" w:lineRule="auto"/>
        <w:ind w:firstLine="420"/>
        <w:rPr>
          <w:color w:val="000000"/>
          <w:sz w:val="21"/>
          <w:szCs w:val="21"/>
          <w:lang w:eastAsia="zh-CN"/>
        </w:rPr>
      </w:pPr>
    </w:p>
    <w:p>
      <w:pPr>
        <w:pStyle w:val="3"/>
      </w:pPr>
      <w:r>
        <w:t xml:space="preserve"> </w:t>
      </w:r>
      <w:bookmarkStart w:id="6" w:name="_Toc409427487"/>
      <w:bookmarkStart w:id="7" w:name="_Toc390851164"/>
      <w:r>
        <w:rPr>
          <w:rFonts w:hint="eastAsia"/>
        </w:rPr>
        <w:t>项目背景</w:t>
      </w:r>
      <w:bookmarkEnd w:id="6"/>
      <w:bookmarkEnd w:id="7"/>
    </w:p>
    <w:p>
      <w:pPr>
        <w:pStyle w:val="4"/>
      </w:pPr>
      <w:bookmarkStart w:id="8" w:name="_Toc409427488"/>
      <w:bookmarkStart w:id="9" w:name="_Toc390851165"/>
      <w:r>
        <w:rPr>
          <w:rFonts w:hint="eastAsia"/>
        </w:rPr>
        <w:t>需求提出者</w:t>
      </w:r>
      <w:bookmarkEnd w:id="8"/>
      <w:bookmarkEnd w:id="9"/>
    </w:p>
    <w:p>
      <w:pPr>
        <w:spacing w:after="0" w:line="360" w:lineRule="auto"/>
        <w:ind w:firstLine="420"/>
        <w:rPr>
          <w:color w:val="000000"/>
          <w:sz w:val="21"/>
          <w:szCs w:val="21"/>
          <w:lang w:eastAsia="zh-CN"/>
        </w:rPr>
      </w:pPr>
      <w:r>
        <w:rPr>
          <w:rFonts w:hint="eastAsia"/>
          <w:color w:val="000000"/>
          <w:sz w:val="21"/>
          <w:szCs w:val="21"/>
          <w:lang w:eastAsia="zh-CN"/>
        </w:rPr>
        <w:t>需求发起部门：企业年金部</w:t>
      </w:r>
    </w:p>
    <w:p>
      <w:pPr>
        <w:spacing w:after="0" w:line="360" w:lineRule="auto"/>
        <w:ind w:firstLine="420"/>
        <w:rPr>
          <w:color w:val="000000"/>
          <w:sz w:val="21"/>
          <w:szCs w:val="21"/>
          <w:lang w:eastAsia="zh-CN"/>
        </w:rPr>
      </w:pPr>
      <w:r>
        <w:rPr>
          <w:rFonts w:hint="eastAsia"/>
          <w:color w:val="000000"/>
          <w:sz w:val="21"/>
          <w:szCs w:val="21"/>
          <w:lang w:eastAsia="zh-CN"/>
        </w:rPr>
        <w:t>需求发起人员：崔颖、文熙</w:t>
      </w:r>
    </w:p>
    <w:p>
      <w:pPr>
        <w:spacing w:after="0" w:line="360" w:lineRule="auto"/>
        <w:ind w:firstLine="420"/>
        <w:rPr>
          <w:color w:val="000000"/>
          <w:sz w:val="21"/>
          <w:szCs w:val="21"/>
          <w:lang w:eastAsia="zh-CN"/>
        </w:rPr>
      </w:pPr>
      <w:r>
        <w:rPr>
          <w:rFonts w:hint="eastAsia"/>
          <w:color w:val="000000"/>
          <w:sz w:val="21"/>
          <w:szCs w:val="21"/>
          <w:lang w:eastAsia="zh-CN"/>
        </w:rPr>
        <w:t>需求管理人员：肖倩</w:t>
      </w:r>
    </w:p>
    <w:p>
      <w:pPr>
        <w:spacing w:after="0" w:line="360" w:lineRule="auto"/>
        <w:ind w:firstLine="420"/>
        <w:rPr>
          <w:color w:val="000000"/>
          <w:sz w:val="21"/>
          <w:szCs w:val="21"/>
          <w:lang w:eastAsia="zh-CN"/>
        </w:rPr>
      </w:pPr>
      <w:r>
        <w:rPr>
          <w:rFonts w:hint="eastAsia"/>
          <w:color w:val="000000"/>
          <w:sz w:val="21"/>
          <w:szCs w:val="21"/>
          <w:lang w:eastAsia="zh-CN"/>
        </w:rPr>
        <w:t>项目管理人员：王琨文</w:t>
      </w:r>
    </w:p>
    <w:p>
      <w:pPr>
        <w:pStyle w:val="4"/>
      </w:pPr>
      <w:bookmarkStart w:id="10" w:name="_Toc390851166"/>
      <w:bookmarkStart w:id="11" w:name="_Toc409427489"/>
      <w:r>
        <w:rPr>
          <w:rFonts w:hint="eastAsia"/>
        </w:rPr>
        <w:t>需求承接者及实施者</w:t>
      </w:r>
      <w:bookmarkEnd w:id="10"/>
      <w:bookmarkEnd w:id="11"/>
    </w:p>
    <w:p>
      <w:pPr>
        <w:spacing w:after="0" w:line="360" w:lineRule="auto"/>
        <w:ind w:firstLine="420"/>
        <w:rPr>
          <w:color w:val="000000"/>
          <w:sz w:val="21"/>
          <w:szCs w:val="21"/>
          <w:lang w:eastAsia="zh-CN"/>
        </w:rPr>
      </w:pPr>
      <w:r>
        <w:rPr>
          <w:rFonts w:hint="eastAsia"/>
          <w:color w:val="000000"/>
          <w:sz w:val="21"/>
          <w:szCs w:val="21"/>
          <w:lang w:eastAsia="zh-CN"/>
        </w:rPr>
        <w:t>需求分析的负责人：陶东升、何有钧；</w:t>
      </w:r>
    </w:p>
    <w:p>
      <w:pPr>
        <w:spacing w:after="0" w:line="360" w:lineRule="auto"/>
        <w:ind w:firstLine="420"/>
        <w:rPr>
          <w:color w:val="000000"/>
          <w:sz w:val="21"/>
          <w:szCs w:val="21"/>
          <w:lang w:eastAsia="zh-CN"/>
        </w:rPr>
      </w:pPr>
      <w:r>
        <w:rPr>
          <w:rFonts w:hint="eastAsia"/>
          <w:color w:val="000000"/>
          <w:sz w:val="21"/>
          <w:szCs w:val="21"/>
          <w:lang w:eastAsia="zh-CN"/>
        </w:rPr>
        <w:t>需求分析人员名单：项目组全体成员；</w:t>
      </w:r>
    </w:p>
    <w:p>
      <w:pPr>
        <w:pStyle w:val="4"/>
      </w:pPr>
      <w:bookmarkStart w:id="12" w:name="_Toc390851163"/>
      <w:bookmarkStart w:id="13" w:name="_Toc409427490"/>
      <w:bookmarkStart w:id="14" w:name="_Toc390851168"/>
      <w:r>
        <w:rPr>
          <w:rFonts w:hint="eastAsia"/>
        </w:rPr>
        <w:t>预期读者</w:t>
      </w:r>
      <w:bookmarkEnd w:id="12"/>
      <w:bookmarkEnd w:id="13"/>
    </w:p>
    <w:p>
      <w:pPr>
        <w:spacing w:after="0" w:line="360" w:lineRule="auto"/>
        <w:ind w:firstLine="420"/>
        <w:rPr>
          <w:color w:val="000000"/>
          <w:sz w:val="21"/>
          <w:szCs w:val="21"/>
          <w:lang w:eastAsia="zh-CN"/>
        </w:rPr>
      </w:pPr>
      <w:r>
        <w:rPr>
          <w:rFonts w:hint="eastAsia"/>
          <w:color w:val="000000"/>
          <w:sz w:val="21"/>
          <w:szCs w:val="21"/>
          <w:lang w:eastAsia="zh-CN"/>
        </w:rPr>
        <w:t>浦发企业年金业务部门领导及业务人员；</w:t>
      </w:r>
    </w:p>
    <w:p>
      <w:pPr>
        <w:spacing w:after="0" w:line="360" w:lineRule="auto"/>
        <w:ind w:firstLine="420"/>
        <w:rPr>
          <w:color w:val="000000"/>
          <w:sz w:val="21"/>
          <w:szCs w:val="21"/>
          <w:lang w:eastAsia="zh-CN"/>
        </w:rPr>
      </w:pPr>
      <w:r>
        <w:rPr>
          <w:rFonts w:hint="eastAsia"/>
          <w:color w:val="000000"/>
          <w:sz w:val="21"/>
          <w:szCs w:val="21"/>
          <w:lang w:eastAsia="zh-CN"/>
        </w:rPr>
        <w:t>浦发信息技术部需求管理人员、项目管理人员；</w:t>
      </w:r>
    </w:p>
    <w:p>
      <w:pPr>
        <w:spacing w:after="0" w:line="360" w:lineRule="auto"/>
        <w:ind w:firstLine="420"/>
        <w:rPr>
          <w:color w:val="000000"/>
          <w:sz w:val="21"/>
          <w:szCs w:val="21"/>
          <w:lang w:eastAsia="zh-CN"/>
        </w:rPr>
      </w:pPr>
      <w:r>
        <w:rPr>
          <w:rFonts w:hint="eastAsia"/>
          <w:color w:val="000000"/>
          <w:sz w:val="21"/>
          <w:szCs w:val="21"/>
          <w:lang w:eastAsia="zh-CN"/>
        </w:rPr>
        <w:t>浪潮企业年金事业部及现场项目组成员；</w:t>
      </w:r>
    </w:p>
    <w:p>
      <w:pPr>
        <w:pStyle w:val="3"/>
      </w:pPr>
      <w:bookmarkStart w:id="15" w:name="_Toc409427491"/>
      <w:r>
        <w:rPr>
          <w:rFonts w:hint="eastAsia"/>
        </w:rPr>
        <w:t>术语定义</w:t>
      </w:r>
      <w:bookmarkEnd w:id="14"/>
      <w:bookmarkEnd w:id="15"/>
    </w:p>
    <w:p>
      <w:pPr>
        <w:spacing w:after="0" w:line="360" w:lineRule="auto"/>
        <w:ind w:firstLine="420"/>
        <w:rPr>
          <w:color w:val="000000"/>
          <w:sz w:val="21"/>
          <w:szCs w:val="21"/>
          <w:lang w:eastAsia="zh-CN"/>
        </w:rPr>
      </w:pPr>
      <w:r>
        <w:rPr>
          <w:rFonts w:hint="eastAsia"/>
          <w:color w:val="000000"/>
          <w:sz w:val="21"/>
          <w:szCs w:val="21"/>
          <w:lang w:eastAsia="zh-CN"/>
        </w:rPr>
        <w:t>略。</w:t>
      </w:r>
    </w:p>
    <w:p>
      <w:pPr>
        <w:pStyle w:val="3"/>
      </w:pPr>
      <w:bookmarkStart w:id="16" w:name="_Toc390851169"/>
      <w:bookmarkStart w:id="17" w:name="_Toc409427492"/>
      <w:r>
        <w:rPr>
          <w:rFonts w:hint="eastAsia"/>
        </w:rPr>
        <w:t>参考资料</w:t>
      </w:r>
      <w:bookmarkEnd w:id="16"/>
      <w:bookmarkEnd w:id="17"/>
    </w:p>
    <w:p>
      <w:pPr>
        <w:spacing w:after="0" w:line="360" w:lineRule="auto"/>
        <w:ind w:firstLine="420"/>
        <w:rPr>
          <w:color w:val="000000"/>
          <w:sz w:val="21"/>
          <w:szCs w:val="21"/>
          <w:lang w:eastAsia="zh-CN"/>
        </w:rPr>
      </w:pPr>
      <w:r>
        <w:rPr>
          <w:rFonts w:hint="eastAsia"/>
          <w:color w:val="000000"/>
          <w:sz w:val="21"/>
          <w:szCs w:val="21"/>
          <w:lang w:eastAsia="zh-CN"/>
        </w:rPr>
        <w:t>1、《关于税费计算系统开发需求》——文熙</w:t>
      </w:r>
    </w:p>
    <w:p>
      <w:pPr>
        <w:spacing w:after="0" w:line="360" w:lineRule="auto"/>
        <w:ind w:firstLine="420"/>
        <w:rPr>
          <w:color w:val="000000"/>
          <w:sz w:val="21"/>
          <w:szCs w:val="21"/>
          <w:lang w:eastAsia="zh-CN"/>
        </w:rPr>
      </w:pPr>
      <w:r>
        <w:rPr>
          <w:rFonts w:hint="eastAsia"/>
          <w:color w:val="000000"/>
          <w:sz w:val="21"/>
          <w:szCs w:val="21"/>
          <w:lang w:eastAsia="zh-CN"/>
        </w:rPr>
        <w:t>2、财税[2013]103号文——人力资源与社会保障部</w:t>
      </w:r>
    </w:p>
    <w:p>
      <w:pPr>
        <w:pStyle w:val="2"/>
      </w:pPr>
      <w:bookmarkStart w:id="18" w:name="_Toc390851170"/>
      <w:bookmarkStart w:id="19" w:name="_Toc409427493"/>
      <w:r>
        <w:rPr>
          <w:rFonts w:hint="eastAsia"/>
        </w:rPr>
        <w:t>概述</w:t>
      </w:r>
      <w:bookmarkEnd w:id="18"/>
      <w:bookmarkEnd w:id="19"/>
    </w:p>
    <w:p>
      <w:pPr>
        <w:pStyle w:val="3"/>
      </w:pPr>
      <w:bookmarkStart w:id="20" w:name="_Toc390851171"/>
      <w:bookmarkStart w:id="21" w:name="_Toc409427494"/>
      <w:r>
        <w:rPr>
          <w:rFonts w:hint="eastAsia"/>
        </w:rPr>
        <w:t>项目情况</w:t>
      </w:r>
      <w:bookmarkEnd w:id="20"/>
      <w:bookmarkEnd w:id="21"/>
    </w:p>
    <w:p>
      <w:pPr>
        <w:spacing w:after="0" w:line="360" w:lineRule="auto"/>
        <w:ind w:firstLine="420"/>
        <w:rPr>
          <w:color w:val="000000"/>
          <w:sz w:val="21"/>
          <w:szCs w:val="21"/>
          <w:lang w:eastAsia="zh-CN"/>
        </w:rPr>
      </w:pPr>
      <w:r>
        <w:rPr>
          <w:rFonts w:hint="eastAsia"/>
          <w:color w:val="000000"/>
          <w:sz w:val="21"/>
          <w:szCs w:val="21"/>
          <w:lang w:eastAsia="zh-CN"/>
        </w:rPr>
        <w:t>2013年12月，人社部出台延税相关政策，在前期人工运营的基础上，业务提出税延相关开发需求。本项目将在原有系统功能的基础上，通过新增、修改等方式实现对税延需求的支持。</w:t>
      </w:r>
    </w:p>
    <w:p>
      <w:pPr>
        <w:pStyle w:val="3"/>
      </w:pPr>
      <w:bookmarkStart w:id="22" w:name="_Toc409427495"/>
      <w:r>
        <w:rPr>
          <w:rFonts w:hint="eastAsia"/>
        </w:rPr>
        <w:t>项目阶段划分</w:t>
      </w:r>
      <w:bookmarkEnd w:id="22"/>
    </w:p>
    <w:p>
      <w:pPr>
        <w:spacing w:after="0" w:line="360" w:lineRule="auto"/>
        <w:ind w:firstLine="420"/>
        <w:rPr>
          <w:color w:val="000000"/>
          <w:sz w:val="21"/>
          <w:szCs w:val="21"/>
          <w:lang w:eastAsia="zh-CN"/>
        </w:rPr>
      </w:pPr>
      <w:r>
        <w:rPr>
          <w:rFonts w:hint="eastAsia"/>
          <w:color w:val="000000"/>
          <w:sz w:val="21"/>
          <w:szCs w:val="21"/>
          <w:lang w:eastAsia="zh-CN"/>
        </w:rPr>
        <w:t>本项目的延税需求分两个阶段完成对该需求的支持。</w:t>
      </w:r>
    </w:p>
    <w:p>
      <w:pPr>
        <w:spacing w:after="0" w:line="360" w:lineRule="auto"/>
        <w:ind w:firstLine="420"/>
        <w:rPr>
          <w:color w:val="000000"/>
          <w:sz w:val="21"/>
          <w:szCs w:val="21"/>
          <w:lang w:eastAsia="zh-CN"/>
        </w:rPr>
      </w:pPr>
      <w:bookmarkStart w:id="23" w:name="_Toc390851173"/>
      <w:r>
        <w:rPr>
          <w:rFonts w:hint="eastAsia"/>
          <w:color w:val="000000"/>
          <w:sz w:val="21"/>
          <w:szCs w:val="21"/>
          <w:lang w:eastAsia="zh-CN"/>
        </w:rPr>
        <w:t>延税需求开发分两个阶段进行。一阶段完成延税基本需求，为延税开展提供支持。二阶段完成延税其它需求。</w:t>
      </w:r>
    </w:p>
    <w:p>
      <w:pPr>
        <w:spacing w:after="0" w:line="360" w:lineRule="auto"/>
        <w:ind w:firstLine="420"/>
        <w:rPr>
          <w:color w:val="000000"/>
          <w:sz w:val="21"/>
          <w:szCs w:val="21"/>
          <w:lang w:eastAsia="zh-CN"/>
        </w:rPr>
      </w:pPr>
      <w:r>
        <w:rPr>
          <w:rFonts w:hint="eastAsia"/>
          <w:color w:val="000000"/>
          <w:sz w:val="21"/>
          <w:szCs w:val="21"/>
          <w:lang w:eastAsia="zh-CN"/>
        </w:rPr>
        <w:t>本次需求为延税需求的补充及2013年度的新增业务需求。</w:t>
      </w:r>
    </w:p>
    <w:p>
      <w:pPr>
        <w:pStyle w:val="3"/>
      </w:pPr>
      <w:bookmarkStart w:id="24" w:name="_Toc409427496"/>
      <w:r>
        <w:rPr>
          <w:rFonts w:hint="eastAsia"/>
        </w:rPr>
        <w:t>运行环境</w:t>
      </w:r>
      <w:bookmarkEnd w:id="23"/>
      <w:bookmarkEnd w:id="24"/>
    </w:p>
    <w:p>
      <w:pPr>
        <w:spacing w:after="0" w:line="360" w:lineRule="auto"/>
        <w:ind w:firstLine="420"/>
        <w:rPr>
          <w:color w:val="000000"/>
          <w:sz w:val="21"/>
          <w:szCs w:val="21"/>
          <w:lang w:eastAsia="zh-CN"/>
        </w:rPr>
      </w:pPr>
      <w:r>
        <w:rPr>
          <w:rFonts w:hint="eastAsia"/>
          <w:color w:val="000000"/>
          <w:sz w:val="21"/>
          <w:szCs w:val="21"/>
          <w:lang w:eastAsia="zh-CN"/>
        </w:rPr>
        <w:t>同现有系统运行环境。</w:t>
      </w:r>
    </w:p>
    <w:p>
      <w:pPr>
        <w:pStyle w:val="3"/>
      </w:pPr>
      <w:bookmarkStart w:id="25" w:name="_Toc449940653"/>
      <w:bookmarkStart w:id="26" w:name="_Toc449934078"/>
      <w:bookmarkStart w:id="27" w:name="_Toc449924841"/>
      <w:bookmarkStart w:id="28" w:name="_Toc449350062"/>
      <w:bookmarkStart w:id="29" w:name="_Toc448218338"/>
      <w:bookmarkStart w:id="30" w:name="_Toc448217102"/>
      <w:bookmarkStart w:id="31" w:name="_Toc448117079"/>
      <w:bookmarkStart w:id="32" w:name="_Toc448116661"/>
      <w:bookmarkStart w:id="33" w:name="_Toc448055077"/>
      <w:bookmarkStart w:id="34" w:name="_Toc446487531"/>
      <w:bookmarkStart w:id="35" w:name="_Toc446487148"/>
      <w:bookmarkStart w:id="36" w:name="_Toc446486865"/>
      <w:bookmarkStart w:id="37" w:name="_Toc446236228"/>
      <w:bookmarkStart w:id="38" w:name="_Toc446132717"/>
      <w:bookmarkStart w:id="39" w:name="_Toc445716944"/>
      <w:bookmarkStart w:id="40" w:name="_Toc456775349"/>
      <w:bookmarkStart w:id="41" w:name="_Toc431371197"/>
      <w:bookmarkStart w:id="42" w:name="_Toc409427497"/>
      <w:bookmarkStart w:id="43" w:name="_Toc390851174"/>
      <w:bookmarkStart w:id="44" w:name="_Toc254708407"/>
      <w:bookmarkStart w:id="45" w:name="_Toc518364501"/>
      <w:bookmarkStart w:id="46" w:name="_Toc456605122"/>
      <w:bookmarkStart w:id="47" w:name="_Toc518364576"/>
      <w:bookmarkStart w:id="48" w:name="_Toc518378280"/>
      <w:bookmarkStart w:id="49" w:name="_Toc450466844"/>
      <w:r>
        <w:rPr>
          <w:rFonts w:hint="eastAsia"/>
        </w:rPr>
        <w:t>与其它应用</w:t>
      </w:r>
      <w:r>
        <w:t>/</w:t>
      </w:r>
      <w:r>
        <w:rPr>
          <w:rFonts w:hint="eastAsia"/>
        </w:rPr>
        <w:t>功能的关系</w:t>
      </w:r>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pPr>
        <w:spacing w:after="0" w:line="360" w:lineRule="auto"/>
        <w:ind w:firstLine="420"/>
        <w:rPr>
          <w:color w:val="000000"/>
          <w:sz w:val="21"/>
          <w:szCs w:val="21"/>
          <w:lang w:eastAsia="zh-CN"/>
        </w:rPr>
      </w:pPr>
      <w:r>
        <w:rPr>
          <w:rFonts w:hint="eastAsia"/>
          <w:color w:val="000000"/>
          <w:sz w:val="21"/>
          <w:szCs w:val="21"/>
          <w:lang w:eastAsia="zh-CN"/>
        </w:rPr>
        <w:t>同现有系统一致。</w:t>
      </w:r>
    </w:p>
    <w:p>
      <w:pPr>
        <w:spacing w:after="0" w:line="360" w:lineRule="auto"/>
        <w:ind w:firstLine="420"/>
        <w:rPr>
          <w:color w:val="000000"/>
          <w:sz w:val="21"/>
          <w:szCs w:val="21"/>
          <w:lang w:eastAsia="zh-CN"/>
        </w:rPr>
      </w:pPr>
    </w:p>
    <w:p>
      <w:pPr>
        <w:spacing w:after="0" w:line="360" w:lineRule="auto"/>
        <w:ind w:firstLine="420"/>
        <w:rPr>
          <w:color w:val="000000"/>
          <w:sz w:val="21"/>
          <w:szCs w:val="21"/>
          <w:lang w:eastAsia="zh-CN"/>
        </w:rPr>
      </w:pPr>
      <w:r>
        <w:rPr>
          <w:color w:val="000000"/>
          <w:sz w:val="21"/>
          <w:szCs w:val="21"/>
          <w:lang w:eastAsia="zh-CN"/>
        </w:rPr>
        <w:br w:type="page"/>
      </w:r>
    </w:p>
    <w:p>
      <w:pPr>
        <w:pStyle w:val="2"/>
      </w:pPr>
      <w:bookmarkStart w:id="50" w:name="_Toc390851175"/>
      <w:bookmarkStart w:id="51" w:name="_Toc409427498"/>
      <w:r>
        <w:rPr>
          <w:rFonts w:hint="eastAsia"/>
        </w:rPr>
        <w:t>功能性需求</w:t>
      </w:r>
      <w:bookmarkEnd w:id="50"/>
      <w:bookmarkEnd w:id="51"/>
      <w:bookmarkStart w:id="52" w:name="_Toc407280778"/>
    </w:p>
    <w:p>
      <w:pPr>
        <w:pStyle w:val="3"/>
        <w:ind w:left="578" w:hanging="578"/>
      </w:pPr>
      <w:bookmarkStart w:id="53" w:name="_Toc409427499"/>
      <w:commentRangeStart w:id="0"/>
      <w:r>
        <w:rPr>
          <w:rFonts w:hint="eastAsia"/>
        </w:rPr>
        <w:t>职工新增接口调整</w:t>
      </w:r>
      <w:bookmarkEnd w:id="53"/>
      <w:commentRangeEnd w:id="0"/>
      <w:r>
        <w:rPr>
          <w:rStyle w:val="31"/>
          <w:rFonts w:ascii="Arial" w:hAnsi="Arial"/>
          <w:b w:val="0"/>
          <w:lang w:eastAsia="en-US"/>
        </w:rPr>
        <w:commentReference w:id="0"/>
      </w:r>
    </w:p>
    <w:p>
      <w:pPr>
        <w:pStyle w:val="4"/>
        <w:ind w:left="720"/>
      </w:pPr>
      <w:bookmarkStart w:id="54" w:name="_Toc409427500"/>
      <w:r>
        <w:rPr>
          <w:rFonts w:hint="eastAsia"/>
        </w:rPr>
        <w:t>原始需求</w:t>
      </w:r>
      <w:bookmarkEnd w:id="54"/>
    </w:p>
    <w:p>
      <w:pPr>
        <w:pStyle w:val="5"/>
        <w:rPr>
          <w:lang w:eastAsia="zh-CN"/>
        </w:rPr>
      </w:pPr>
      <w:r>
        <w:rPr>
          <w:rFonts w:hint="eastAsia"/>
          <w:lang w:eastAsia="zh-CN"/>
        </w:rPr>
        <w:t>需求描述</w:t>
      </w:r>
    </w:p>
    <w:p>
      <w:pPr>
        <w:ind w:firstLine="420"/>
        <w:rPr>
          <w:lang w:eastAsia="zh-CN"/>
        </w:rPr>
      </w:pPr>
      <w:r>
        <w:rPr>
          <w:lang w:eastAsia="zh-CN"/>
        </w:rPr>
        <w:t>生产系统将新增一个新的企业年金计划，该企业年金计划新增职工的部分信息目前新增导入接口无法支持，在现有新增导入接口信息项的基础上，还需要增加</w:t>
      </w:r>
      <w:bookmarkStart w:id="55" w:name="OLE_LINK135"/>
      <w:bookmarkStart w:id="56" w:name="OLE_LINK136"/>
      <w:r>
        <w:rPr>
          <w:lang w:eastAsia="zh-CN"/>
        </w:rPr>
        <w:t>“工资系数”、“职级系数”、“工龄系数”、“补偿系数”字段</w:t>
      </w:r>
      <w:bookmarkEnd w:id="55"/>
      <w:bookmarkEnd w:id="56"/>
      <w:r>
        <w:rPr>
          <w:lang w:eastAsia="zh-CN"/>
        </w:rPr>
        <w:t>。</w:t>
      </w:r>
      <w:r>
        <w:rPr>
          <w:rFonts w:hint="eastAsia"/>
          <w:lang w:eastAsia="zh-CN"/>
        </w:rPr>
        <w:t xml:space="preserve">      </w:t>
      </w:r>
    </w:p>
    <w:p>
      <w:pPr>
        <w:pStyle w:val="5"/>
        <w:rPr>
          <w:lang w:eastAsia="zh-CN"/>
        </w:rPr>
      </w:pPr>
      <w:r>
        <w:rPr>
          <w:rFonts w:hint="eastAsia"/>
          <w:lang w:eastAsia="zh-CN"/>
        </w:rPr>
        <w:t>需求分析</w:t>
      </w:r>
    </w:p>
    <w:p>
      <w:pPr>
        <w:pStyle w:val="5"/>
        <w:rPr>
          <w:lang w:eastAsia="zh-CN"/>
        </w:rPr>
      </w:pPr>
      <w:r>
        <w:rPr>
          <w:rFonts w:hint="eastAsia"/>
          <w:lang w:eastAsia="zh-CN"/>
        </w:rPr>
        <w:t>需求变更记录</w:t>
      </w:r>
    </w:p>
    <w:p>
      <w:pPr>
        <w:ind w:left="420"/>
        <w:rPr>
          <w:lang w:eastAsia="zh-CN"/>
        </w:rPr>
      </w:pPr>
      <w:r>
        <w:rPr>
          <w:rFonts w:hint="eastAsia"/>
          <w:color w:val="000000"/>
          <w:lang w:eastAsia="zh-CN"/>
        </w:rPr>
        <w:t>无</w:t>
      </w:r>
    </w:p>
    <w:p>
      <w:pPr>
        <w:pStyle w:val="4"/>
        <w:ind w:left="720"/>
      </w:pPr>
      <w:bookmarkStart w:id="57" w:name="_Toc409427501"/>
      <w:r>
        <w:rPr>
          <w:rFonts w:hint="eastAsia"/>
        </w:rPr>
        <w:t>功能点-职工新增接口调整</w:t>
      </w:r>
      <w:bookmarkEnd w:id="57"/>
      <w:r>
        <w:t xml:space="preserve"> </w:t>
      </w:r>
    </w:p>
    <w:p>
      <w:pPr>
        <w:pStyle w:val="5"/>
        <w:rPr>
          <w:lang w:eastAsia="zh-CN"/>
        </w:rPr>
      </w:pPr>
      <w:r>
        <w:rPr>
          <w:rFonts w:hint="eastAsia"/>
          <w:lang w:eastAsia="zh-CN"/>
        </w:rPr>
        <w:t>功能说明</w:t>
      </w:r>
    </w:p>
    <w:p>
      <w:pPr>
        <w:ind w:firstLine="420"/>
        <w:rPr>
          <w:lang w:eastAsia="zh-CN"/>
        </w:rPr>
      </w:pPr>
      <w:r>
        <w:rPr>
          <w:rFonts w:hint="eastAsia"/>
          <w:lang w:eastAsia="zh-CN"/>
        </w:rPr>
        <w:t>通过本功能，可以向计划中新增职工，包含新增职工的基础信息。此处导入文件新增</w:t>
      </w:r>
      <w:bookmarkStart w:id="58" w:name="OLE_LINK144"/>
      <w:bookmarkStart w:id="59" w:name="OLE_LINK143"/>
      <w:r>
        <w:rPr>
          <w:lang w:eastAsia="zh-CN"/>
        </w:rPr>
        <w:t>“工资系数”、“职级系数”、“工龄系数”、“补偿系数”</w:t>
      </w:r>
      <w:bookmarkEnd w:id="58"/>
      <w:bookmarkEnd w:id="59"/>
      <w:r>
        <w:rPr>
          <w:rFonts w:hint="eastAsia"/>
          <w:lang w:eastAsia="zh-CN"/>
        </w:rPr>
        <w:t>四个字段。</w:t>
      </w:r>
    </w:p>
    <w:p>
      <w:pPr>
        <w:pStyle w:val="5"/>
        <w:rPr>
          <w:lang w:eastAsia="zh-CN"/>
        </w:rPr>
      </w:pPr>
      <w:r>
        <w:rPr>
          <w:rFonts w:hint="eastAsia"/>
          <w:lang w:eastAsia="zh-CN"/>
        </w:rPr>
        <w:t>菜单路径\用户</w:t>
      </w:r>
    </w:p>
    <w:p>
      <w:pPr>
        <w:rPr>
          <w:lang w:eastAsia="zh-CN"/>
        </w:rPr>
      </w:pPr>
      <w:r>
        <w:rPr>
          <w:rFonts w:hint="eastAsia"/>
          <w:lang w:eastAsia="zh-CN"/>
        </w:rPr>
        <w:t>信息维护—客户信息维护—职工信息维护—职工信息录入</w:t>
      </w:r>
    </w:p>
    <w:p>
      <w:pPr>
        <w:pStyle w:val="5"/>
        <w:rPr>
          <w:lang w:eastAsia="zh-CN"/>
        </w:rPr>
      </w:pPr>
      <w:r>
        <w:rPr>
          <w:rFonts w:hint="eastAsia"/>
        </w:rPr>
        <w:t>功能界面（可选）</w:t>
      </w:r>
    </w:p>
    <w:p>
      <w:pPr>
        <w:rPr>
          <w:lang w:eastAsia="zh-CN"/>
        </w:rPr>
      </w:pPr>
      <w:r>
        <w:rPr>
          <w:rFonts w:hint="eastAsia"/>
          <w:lang w:eastAsia="zh-CN"/>
        </w:rPr>
        <w:t>无</w:t>
      </w:r>
    </w:p>
    <w:p>
      <w:pPr>
        <w:pStyle w:val="5"/>
        <w:rPr>
          <w:lang w:eastAsia="zh-CN"/>
        </w:rPr>
      </w:pPr>
      <w:r>
        <w:rPr>
          <w:rFonts w:hint="eastAsia"/>
          <w:lang w:eastAsia="zh-CN"/>
        </w:rPr>
        <w:t>后台处理</w:t>
      </w:r>
      <w:r>
        <w:rPr>
          <w:rFonts w:hint="eastAsia"/>
        </w:rPr>
        <w:t>逻辑</w:t>
      </w:r>
    </w:p>
    <w:p>
      <w:pPr>
        <w:pStyle w:val="6"/>
        <w:rPr>
          <w:b/>
          <w:lang w:eastAsia="zh-CN"/>
        </w:rPr>
      </w:pPr>
      <w:r>
        <w:rPr>
          <w:rFonts w:hint="eastAsia"/>
          <w:b/>
          <w:lang w:eastAsia="zh-CN"/>
        </w:rPr>
        <w:t>功能流程</w:t>
      </w:r>
    </w:p>
    <w:p>
      <w:pPr>
        <w:rPr>
          <w:lang w:val="da-DK" w:eastAsia="zh-CN"/>
        </w:rPr>
      </w:pPr>
      <w:r>
        <w:rPr>
          <w:rFonts w:hint="eastAsia"/>
          <w:lang w:val="da-DK" w:eastAsia="zh-CN"/>
        </w:rPr>
        <w:t>文件导入后，导入文件通过接口机转化为txt文件，并且进行相应的校验。</w:t>
      </w:r>
    </w:p>
    <w:p>
      <w:pPr>
        <w:rPr>
          <w:lang w:eastAsia="zh-CN"/>
        </w:rPr>
      </w:pPr>
      <w:r>
        <w:rPr>
          <w:rFonts w:hint="eastAsia"/>
          <w:lang w:eastAsia="zh-CN"/>
        </w:rPr>
        <w:t>校验：</w:t>
      </w:r>
      <w:r>
        <w:rPr>
          <w:lang w:eastAsia="zh-CN"/>
        </w:rPr>
        <w:t>“工资系数”、“职级系数”、“工龄系数”、“补偿系数”</w:t>
      </w:r>
      <w:r>
        <w:rPr>
          <w:rFonts w:hint="eastAsia"/>
          <w:lang w:eastAsia="zh-CN"/>
        </w:rPr>
        <w:t>。只能为空或者是数值。</w:t>
      </w:r>
    </w:p>
    <w:p>
      <w:pPr>
        <w:rPr>
          <w:color w:val="FF0000"/>
          <w:lang w:eastAsia="zh-CN"/>
        </w:rPr>
      </w:pPr>
      <w:r>
        <w:rPr>
          <w:rFonts w:hint="eastAsia"/>
          <w:color w:val="FF0000"/>
          <w:lang w:eastAsia="zh-CN"/>
        </w:rPr>
        <w:t>此外：企业计划新建、企业计划变更中涉及的缴费公式、归属公式、费用公式和手动滚动归属，自动滚动归属，滚动归属变更，定期归属中涉及的归属公式均需要修改? 公式计算的项目和比较项目选项中需要添加</w:t>
      </w:r>
      <w:r>
        <w:rPr>
          <w:color w:val="FF0000"/>
          <w:lang w:eastAsia="zh-CN"/>
        </w:rPr>
        <w:t>“工资系数”、“职级系数”、“工龄系数”、“补偿系数”</w:t>
      </w:r>
      <w:r>
        <w:rPr>
          <w:rFonts w:hint="eastAsia"/>
          <w:color w:val="FF0000"/>
          <w:lang w:eastAsia="zh-CN"/>
        </w:rPr>
        <w:t>四个字段。涉及表</w:t>
      </w:r>
      <w:r>
        <w:rPr>
          <w:color w:val="FF0000"/>
          <w:lang w:eastAsia="zh-CN"/>
        </w:rPr>
        <w:t>NJXMDYB</w:t>
      </w:r>
      <w:r>
        <w:rPr>
          <w:rFonts w:hint="eastAsia"/>
          <w:color w:val="FF0000"/>
          <w:lang w:eastAsia="zh-CN"/>
        </w:rPr>
        <w:t>。</w:t>
      </w:r>
    </w:p>
    <w:p>
      <w:pPr>
        <w:pStyle w:val="6"/>
        <w:rPr>
          <w:b/>
          <w:lang w:eastAsia="zh-CN"/>
        </w:rPr>
      </w:pPr>
      <w:r>
        <w:rPr>
          <w:rFonts w:hint="eastAsia"/>
          <w:b/>
          <w:lang w:eastAsia="zh-CN"/>
        </w:rPr>
        <w:t>功能流程描述</w:t>
      </w:r>
    </w:p>
    <w:p>
      <w:pPr>
        <w:pStyle w:val="5"/>
        <w:rPr>
          <w:color w:val="000000"/>
          <w:lang w:eastAsia="zh-CN"/>
        </w:rPr>
      </w:pPr>
      <w:r>
        <w:rPr>
          <w:rFonts w:hint="eastAsia"/>
          <w:color w:val="000000"/>
          <w:lang w:eastAsia="zh-CN"/>
        </w:rPr>
        <w:t>输入输出文件格式及模板</w:t>
      </w:r>
    </w:p>
    <w:p>
      <w:pPr>
        <w:rPr>
          <w:lang w:eastAsia="zh-CN"/>
        </w:rPr>
      </w:pPr>
      <w:r>
        <w:rPr>
          <w:rFonts w:hint="eastAsia"/>
          <w:lang w:eastAsia="zh-CN"/>
        </w:rPr>
        <w:t>职工新增需提供：职工编号、</w:t>
      </w:r>
      <w:r>
        <w:rPr>
          <w:rFonts w:hint="eastAsia"/>
          <w:color w:val="FF0000"/>
          <w:lang w:eastAsia="zh-CN"/>
        </w:rPr>
        <w:t>姓名、证件类型、证件编号、分公司编号</w:t>
      </w:r>
      <w:r>
        <w:rPr>
          <w:rFonts w:hint="eastAsia"/>
          <w:lang w:eastAsia="zh-CN"/>
        </w:rPr>
        <w:t>、缴费状态、性别、出生日期、参加工作时间、加入公司日期、参加计划日期、</w:t>
      </w:r>
      <w:r>
        <w:rPr>
          <w:rFonts w:hint="eastAsia"/>
          <w:b/>
          <w:lang w:eastAsia="zh-CN"/>
        </w:rPr>
        <w:t>职工类别</w:t>
      </w:r>
      <w:r>
        <w:rPr>
          <w:rFonts w:hint="eastAsia"/>
          <w:lang w:eastAsia="zh-CN"/>
        </w:rPr>
        <w:t>、连续工龄、</w:t>
      </w:r>
      <w:r>
        <w:rPr>
          <w:rFonts w:hint="eastAsia"/>
          <w:b/>
          <w:lang w:eastAsia="zh-CN"/>
        </w:rPr>
        <w:t>缴费基数</w:t>
      </w:r>
      <w:r>
        <w:rPr>
          <w:rFonts w:hint="eastAsia"/>
          <w:lang w:eastAsia="zh-CN"/>
        </w:rPr>
        <w:t>、企业缴费比例、个人缴费比例、</w:t>
      </w:r>
      <w:r>
        <w:rPr>
          <w:rFonts w:hint="eastAsia"/>
          <w:color w:val="548DD4" w:themeColor="text2" w:themeTint="99"/>
          <w:lang w:eastAsia="zh-CN"/>
        </w:rPr>
        <w:t>工资系数、职级系数、工龄系数、补偿系数</w:t>
      </w:r>
      <w:r>
        <w:rPr>
          <w:rFonts w:hint="eastAsia"/>
          <w:lang w:eastAsia="zh-CN"/>
        </w:rPr>
        <w:t>、个人银行账号、电话、通讯地址、邮政编码、手机、传真、电子邮件、工资、</w:t>
      </w:r>
      <w:r>
        <w:rPr>
          <w:rFonts w:hint="eastAsia"/>
          <w:b/>
          <w:lang w:eastAsia="zh-CN"/>
        </w:rPr>
        <w:t>职级</w:t>
      </w:r>
      <w:r>
        <w:rPr>
          <w:rFonts w:hint="eastAsia"/>
          <w:lang w:eastAsia="zh-CN"/>
        </w:rPr>
        <w:t>、</w:t>
      </w:r>
      <w:r>
        <w:rPr>
          <w:rFonts w:hint="eastAsia"/>
          <w:b/>
          <w:lang w:eastAsia="zh-CN"/>
        </w:rPr>
        <w:t>职称</w:t>
      </w:r>
      <w:r>
        <w:rPr>
          <w:rFonts w:hint="eastAsia"/>
          <w:lang w:eastAsia="zh-CN"/>
        </w:rPr>
        <w:t>、学历、积分、受益人姓名、受益人证件类型、受益人证件编号，</w:t>
      </w:r>
      <w:r>
        <w:rPr>
          <w:rFonts w:hint="eastAsia" w:ascii="仿宋_GB2312" w:eastAsia="仿宋_GB2312"/>
          <w:color w:val="FF0000"/>
          <w:sz w:val="24"/>
          <w:szCs w:val="28"/>
          <w:lang w:eastAsia="zh-CN"/>
        </w:rPr>
        <w:t>红色字体为必须项，蓝色字体为新增项</w:t>
      </w:r>
      <w:r>
        <w:rPr>
          <w:rFonts w:hint="eastAsia"/>
          <w:lang w:eastAsia="zh-CN"/>
        </w:rPr>
        <w:t>。</w:t>
      </w:r>
    </w:p>
    <w:p>
      <w:pPr>
        <w:rPr>
          <w:lang w:eastAsia="zh-CN"/>
        </w:rPr>
      </w:pPr>
      <w:r>
        <w:rPr>
          <w:rFonts w:hint="eastAsia"/>
          <w:lang w:eastAsia="zh-CN"/>
        </w:rPr>
        <w:t>具体导入文件模板（变更后）如下：</w:t>
      </w:r>
    </w:p>
    <w:p>
      <w:pPr>
        <w:rPr>
          <w:lang w:eastAsia="zh-CN"/>
        </w:rPr>
      </w:pPr>
      <w:r>
        <w:rPr>
          <w:lang w:eastAsia="zh-CN"/>
        </w:rPr>
        <w:object>
          <v:shape id="_x0000_i1025" o:spt="75" type="#_x0000_t75" style="height:48pt;width:76.5pt;" o:ole="t" filled="f" o:preferrelative="t" stroked="f" coordsize="21600,21600">
            <v:path/>
            <v:fill on="f" focussize="0,0"/>
            <v:stroke on="f" joinstyle="miter"/>
            <v:imagedata r:id="rId22" o:title=""/>
            <o:lock v:ext="edit" aspectratio="t"/>
            <w10:wrap type="none"/>
            <w10:anchorlock/>
          </v:shape>
          <o:OLEObject Type="Embed" ProgID="Excel.Sheet.8" ShapeID="_x0000_i1025" DrawAspect="Icon" ObjectID="_1468075725" r:id="rId21">
            <o:LockedField>false</o:LockedField>
          </o:OLEObject>
        </w:object>
      </w:r>
    </w:p>
    <w:p>
      <w:pPr>
        <w:pStyle w:val="5"/>
        <w:rPr>
          <w:lang w:eastAsia="zh-CN"/>
        </w:rPr>
      </w:pPr>
      <w:r>
        <w:rPr>
          <w:rFonts w:hint="eastAsia"/>
          <w:lang w:eastAsia="zh-CN"/>
        </w:rPr>
        <w:t>其它特殊处理和控制</w:t>
      </w:r>
    </w:p>
    <w:p>
      <w:pPr>
        <w:rPr>
          <w:lang w:eastAsia="zh-CN"/>
        </w:rPr>
      </w:pPr>
      <w:r>
        <w:rPr>
          <w:rFonts w:hint="eastAsia"/>
          <w:lang w:eastAsia="zh-CN"/>
        </w:rPr>
        <w:t>无</w:t>
      </w:r>
    </w:p>
    <w:p>
      <w:pPr>
        <w:pStyle w:val="3"/>
        <w:ind w:left="578" w:hanging="578"/>
      </w:pPr>
      <w:commentRangeStart w:id="1"/>
      <w:bookmarkStart w:id="60" w:name="_Toc409427502"/>
      <w:r>
        <w:rPr>
          <w:rFonts w:hint="eastAsia"/>
        </w:rPr>
        <w:t>职工变更接口调整</w:t>
      </w:r>
      <w:bookmarkEnd w:id="60"/>
      <w:commentRangeEnd w:id="1"/>
      <w:r>
        <w:rPr>
          <w:rStyle w:val="31"/>
          <w:rFonts w:ascii="Arial" w:hAnsi="Arial"/>
          <w:b w:val="0"/>
          <w:lang w:eastAsia="en-US"/>
        </w:rPr>
        <w:commentReference w:id="1"/>
      </w:r>
    </w:p>
    <w:p>
      <w:pPr>
        <w:pStyle w:val="4"/>
        <w:ind w:left="720"/>
      </w:pPr>
      <w:bookmarkStart w:id="61" w:name="_Toc409427503"/>
      <w:r>
        <w:rPr>
          <w:rFonts w:hint="eastAsia"/>
        </w:rPr>
        <w:t>原始需求</w:t>
      </w:r>
      <w:bookmarkEnd w:id="61"/>
    </w:p>
    <w:p>
      <w:pPr>
        <w:pStyle w:val="5"/>
        <w:rPr>
          <w:lang w:eastAsia="zh-CN"/>
        </w:rPr>
      </w:pPr>
      <w:r>
        <w:rPr>
          <w:rFonts w:hint="eastAsia"/>
          <w:lang w:eastAsia="zh-CN"/>
        </w:rPr>
        <w:t>需求描述</w:t>
      </w:r>
    </w:p>
    <w:p>
      <w:pPr>
        <w:ind w:firstLine="420"/>
        <w:rPr>
          <w:lang w:eastAsia="zh-CN"/>
        </w:rPr>
      </w:pPr>
      <w:r>
        <w:rPr>
          <w:lang w:eastAsia="zh-CN"/>
        </w:rPr>
        <w:t>生产系统将新增一个新的企业年金计划，该企业年金计划新增职工的部分信息目前新增导入接口无法支持，在现有新增导入接口信息项的基础上，还需要增加“工资系数”、“</w:t>
      </w:r>
      <w:bookmarkStart w:id="62" w:name="OLE_LINK138"/>
      <w:bookmarkStart w:id="63" w:name="OLE_LINK137"/>
      <w:r>
        <w:rPr>
          <w:lang w:eastAsia="zh-CN"/>
        </w:rPr>
        <w:t>职级系数</w:t>
      </w:r>
      <w:bookmarkEnd w:id="62"/>
      <w:bookmarkEnd w:id="63"/>
      <w:r>
        <w:rPr>
          <w:lang w:eastAsia="zh-CN"/>
        </w:rPr>
        <w:t>”、“工龄系数”、“补偿系数”字段。</w:t>
      </w:r>
      <w:r>
        <w:rPr>
          <w:rFonts w:hint="eastAsia"/>
          <w:lang w:eastAsia="zh-CN"/>
        </w:rPr>
        <w:t xml:space="preserve">      </w:t>
      </w:r>
    </w:p>
    <w:p>
      <w:pPr>
        <w:pStyle w:val="5"/>
        <w:rPr>
          <w:lang w:eastAsia="zh-CN"/>
        </w:rPr>
      </w:pPr>
      <w:r>
        <w:rPr>
          <w:rFonts w:hint="eastAsia"/>
          <w:lang w:eastAsia="zh-CN"/>
        </w:rPr>
        <w:t>需求分析</w:t>
      </w:r>
    </w:p>
    <w:p>
      <w:pPr>
        <w:pStyle w:val="5"/>
        <w:rPr>
          <w:lang w:eastAsia="zh-CN"/>
        </w:rPr>
      </w:pPr>
      <w:r>
        <w:rPr>
          <w:rFonts w:hint="eastAsia"/>
          <w:lang w:eastAsia="zh-CN"/>
        </w:rPr>
        <w:t>需求变更记录</w:t>
      </w:r>
    </w:p>
    <w:p>
      <w:pPr>
        <w:ind w:left="420"/>
        <w:rPr>
          <w:lang w:eastAsia="zh-CN"/>
        </w:rPr>
      </w:pPr>
      <w:r>
        <w:rPr>
          <w:rFonts w:hint="eastAsia"/>
          <w:color w:val="000000"/>
          <w:lang w:eastAsia="zh-CN"/>
        </w:rPr>
        <w:t>无</w:t>
      </w:r>
    </w:p>
    <w:p>
      <w:pPr>
        <w:pStyle w:val="4"/>
        <w:ind w:left="720"/>
      </w:pPr>
      <w:bookmarkStart w:id="64" w:name="_Toc409427504"/>
      <w:r>
        <w:rPr>
          <w:rFonts w:hint="eastAsia"/>
        </w:rPr>
        <w:t>功能点-职工变更接口调整</w:t>
      </w:r>
      <w:bookmarkEnd w:id="64"/>
      <w:r>
        <w:t xml:space="preserve"> </w:t>
      </w:r>
    </w:p>
    <w:p>
      <w:pPr>
        <w:pStyle w:val="5"/>
        <w:rPr>
          <w:lang w:eastAsia="zh-CN"/>
        </w:rPr>
      </w:pPr>
      <w:r>
        <w:rPr>
          <w:rFonts w:hint="eastAsia"/>
          <w:lang w:eastAsia="zh-CN"/>
        </w:rPr>
        <w:t>功能说明</w:t>
      </w:r>
    </w:p>
    <w:p>
      <w:pPr>
        <w:ind w:firstLine="420"/>
        <w:rPr>
          <w:lang w:eastAsia="zh-CN"/>
        </w:rPr>
      </w:pPr>
      <w:r>
        <w:rPr>
          <w:rFonts w:hint="eastAsia"/>
          <w:lang w:eastAsia="zh-CN"/>
        </w:rPr>
        <w:t>通过本功能，变更已经存在的职工的信息。新增变更内容：</w:t>
      </w:r>
      <w:r>
        <w:rPr>
          <w:lang w:eastAsia="zh-CN"/>
        </w:rPr>
        <w:t>“工资系数”、“职级系数”、“工龄系数”、“补偿系数”</w:t>
      </w:r>
      <w:r>
        <w:rPr>
          <w:rFonts w:hint="eastAsia"/>
          <w:lang w:eastAsia="zh-CN"/>
        </w:rPr>
        <w:t>。</w:t>
      </w:r>
    </w:p>
    <w:p>
      <w:pPr>
        <w:pStyle w:val="5"/>
        <w:rPr>
          <w:lang w:eastAsia="zh-CN"/>
        </w:rPr>
      </w:pPr>
      <w:r>
        <w:rPr>
          <w:rFonts w:hint="eastAsia"/>
          <w:lang w:eastAsia="zh-CN"/>
        </w:rPr>
        <w:t>菜单路径\用户</w:t>
      </w:r>
    </w:p>
    <w:p>
      <w:pPr>
        <w:rPr>
          <w:lang w:eastAsia="zh-CN"/>
        </w:rPr>
      </w:pPr>
      <w:r>
        <w:rPr>
          <w:rFonts w:hint="eastAsia"/>
          <w:lang w:eastAsia="zh-CN"/>
        </w:rPr>
        <w:t>信息维护—客户信息维护—职工信息维护—职工信息变更</w:t>
      </w:r>
    </w:p>
    <w:p>
      <w:pPr>
        <w:pStyle w:val="5"/>
        <w:rPr>
          <w:lang w:eastAsia="zh-CN"/>
        </w:rPr>
      </w:pPr>
      <w:r>
        <w:rPr>
          <w:rFonts w:hint="eastAsia"/>
        </w:rPr>
        <w:t>功能界面（可选）</w:t>
      </w:r>
    </w:p>
    <w:p>
      <w:pPr>
        <w:rPr>
          <w:lang w:eastAsia="zh-CN"/>
        </w:rPr>
      </w:pPr>
      <w:r>
        <w:rPr>
          <w:rFonts w:hint="eastAsia"/>
          <w:lang w:eastAsia="zh-CN"/>
        </w:rPr>
        <w:t>无</w:t>
      </w:r>
    </w:p>
    <w:p>
      <w:pPr>
        <w:pStyle w:val="5"/>
        <w:rPr>
          <w:lang w:eastAsia="zh-CN"/>
        </w:rPr>
      </w:pPr>
      <w:r>
        <w:rPr>
          <w:rFonts w:hint="eastAsia"/>
          <w:lang w:eastAsia="zh-CN"/>
        </w:rPr>
        <w:t>后台处理</w:t>
      </w:r>
      <w:r>
        <w:rPr>
          <w:rFonts w:hint="eastAsia"/>
        </w:rPr>
        <w:t>逻辑</w:t>
      </w:r>
    </w:p>
    <w:p>
      <w:pPr>
        <w:pStyle w:val="6"/>
        <w:rPr>
          <w:b/>
          <w:lang w:eastAsia="zh-CN"/>
        </w:rPr>
      </w:pPr>
      <w:r>
        <w:rPr>
          <w:rFonts w:hint="eastAsia"/>
          <w:b/>
          <w:lang w:eastAsia="zh-CN"/>
        </w:rPr>
        <w:t>功能流程</w:t>
      </w:r>
    </w:p>
    <w:p>
      <w:pPr>
        <w:rPr>
          <w:lang w:val="da-DK" w:eastAsia="zh-CN"/>
        </w:rPr>
      </w:pPr>
      <w:r>
        <w:rPr>
          <w:rFonts w:hint="eastAsia"/>
          <w:lang w:val="da-DK" w:eastAsia="zh-CN"/>
        </w:rPr>
        <w:t>文件导入后，导入文件通过接口机转化为txt文件，并且进行相应的校验。</w:t>
      </w:r>
    </w:p>
    <w:p>
      <w:pPr>
        <w:ind w:firstLine="420"/>
        <w:rPr>
          <w:lang w:eastAsia="zh-CN"/>
        </w:rPr>
      </w:pPr>
      <w:bookmarkStart w:id="65" w:name="OLE_LINK139"/>
      <w:bookmarkStart w:id="66" w:name="OLE_LINK140"/>
      <w:r>
        <w:rPr>
          <w:rFonts w:hint="eastAsia"/>
          <w:lang w:eastAsia="zh-CN"/>
        </w:rPr>
        <w:t>校验变更项：</w:t>
      </w:r>
      <w:r>
        <w:rPr>
          <w:lang w:eastAsia="zh-CN"/>
        </w:rPr>
        <w:t>“工资系数”、“职级系数”、“工龄系数”、“补偿系数”</w:t>
      </w:r>
      <w:r>
        <w:rPr>
          <w:rFonts w:hint="eastAsia"/>
          <w:lang w:eastAsia="zh-CN"/>
        </w:rPr>
        <w:t>。只能为空或者是数值。</w:t>
      </w:r>
      <w:bookmarkEnd w:id="65"/>
      <w:bookmarkEnd w:id="66"/>
    </w:p>
    <w:p>
      <w:pPr>
        <w:pStyle w:val="6"/>
        <w:rPr>
          <w:b/>
          <w:lang w:eastAsia="zh-CN"/>
        </w:rPr>
      </w:pPr>
      <w:r>
        <w:rPr>
          <w:rFonts w:hint="eastAsia"/>
          <w:b/>
          <w:lang w:eastAsia="zh-CN"/>
        </w:rPr>
        <w:t>功能流程描述</w:t>
      </w:r>
    </w:p>
    <w:p>
      <w:pPr>
        <w:pStyle w:val="5"/>
        <w:rPr>
          <w:color w:val="000000"/>
          <w:lang w:eastAsia="zh-CN"/>
        </w:rPr>
      </w:pPr>
      <w:r>
        <w:rPr>
          <w:rFonts w:hint="eastAsia"/>
          <w:color w:val="000000"/>
          <w:lang w:eastAsia="zh-CN"/>
        </w:rPr>
        <w:t>输入输出文件格式及模板</w:t>
      </w:r>
    </w:p>
    <w:p>
      <w:pPr>
        <w:rPr>
          <w:lang w:eastAsia="zh-CN"/>
        </w:rPr>
      </w:pPr>
      <w:r>
        <w:rPr>
          <w:rFonts w:hint="eastAsia"/>
          <w:lang w:eastAsia="zh-CN"/>
        </w:rPr>
        <w:t>导入文件不变，原模板如下：</w:t>
      </w:r>
    </w:p>
    <w:p>
      <w:pPr>
        <w:rPr>
          <w:lang w:eastAsia="zh-CN"/>
        </w:rPr>
      </w:pPr>
      <w:r>
        <w:rPr>
          <w:lang w:eastAsia="zh-CN"/>
        </w:rPr>
        <w:object>
          <v:shape id="_x0000_i1026" o:spt="75" type="#_x0000_t75" style="height:48pt;width:76.5pt;" o:ole="t" filled="f" o:preferrelative="t" stroked="f" coordsize="21600,21600">
            <v:path/>
            <v:fill on="f" focussize="0,0"/>
            <v:stroke on="f" joinstyle="miter"/>
            <v:imagedata r:id="rId24" o:title=""/>
            <o:lock v:ext="edit" aspectratio="t"/>
            <w10:wrap type="none"/>
            <w10:anchorlock/>
          </v:shape>
          <o:OLEObject Type="Embed" ProgID="Excel.Sheet.8" ShapeID="_x0000_i1026" DrawAspect="Icon" ObjectID="_1468075726" r:id="rId23">
            <o:LockedField>false</o:LockedField>
          </o:OLEObject>
        </w:object>
      </w:r>
    </w:p>
    <w:p>
      <w:pPr>
        <w:pStyle w:val="5"/>
        <w:rPr>
          <w:lang w:eastAsia="zh-CN"/>
        </w:rPr>
      </w:pPr>
      <w:r>
        <w:rPr>
          <w:rFonts w:hint="eastAsia"/>
          <w:lang w:eastAsia="zh-CN"/>
        </w:rPr>
        <w:t>其它特殊处理和控制</w:t>
      </w:r>
    </w:p>
    <w:p>
      <w:pPr>
        <w:rPr>
          <w:lang w:eastAsia="zh-CN"/>
        </w:rPr>
      </w:pPr>
      <w:r>
        <w:rPr>
          <w:rFonts w:hint="eastAsia"/>
          <w:lang w:eastAsia="zh-CN"/>
        </w:rPr>
        <w:t>无</w:t>
      </w:r>
    </w:p>
    <w:p>
      <w:pPr>
        <w:rPr>
          <w:lang w:eastAsia="zh-CN"/>
        </w:rPr>
      </w:pPr>
    </w:p>
    <w:p>
      <w:pPr>
        <w:pStyle w:val="3"/>
        <w:ind w:left="578" w:hanging="578"/>
      </w:pPr>
      <w:bookmarkStart w:id="67" w:name="_Toc409427505"/>
      <w:r>
        <w:rPr>
          <w:rFonts w:hint="eastAsia"/>
        </w:rPr>
        <w:t>保留转正常</w:t>
      </w:r>
      <w:r>
        <w:t>(</w:t>
      </w:r>
      <w:r>
        <w:rPr>
          <w:rFonts w:hint="eastAsia"/>
        </w:rPr>
        <w:t>总部计划</w:t>
      </w:r>
      <w:r>
        <w:t>)</w:t>
      </w:r>
      <w:bookmarkEnd w:id="67"/>
    </w:p>
    <w:p>
      <w:pPr>
        <w:pStyle w:val="4"/>
        <w:ind w:left="720"/>
      </w:pPr>
      <w:bookmarkStart w:id="68" w:name="_Toc409427506"/>
      <w:r>
        <w:rPr>
          <w:rFonts w:hint="eastAsia"/>
        </w:rPr>
        <w:t>原始需求</w:t>
      </w:r>
      <w:bookmarkEnd w:id="68"/>
    </w:p>
    <w:p>
      <w:pPr>
        <w:pStyle w:val="5"/>
        <w:rPr>
          <w:lang w:eastAsia="zh-CN"/>
        </w:rPr>
      </w:pPr>
      <w:r>
        <w:rPr>
          <w:rFonts w:hint="eastAsia"/>
          <w:lang w:eastAsia="zh-CN"/>
        </w:rPr>
        <w:t>需求描述</w:t>
      </w:r>
    </w:p>
    <w:p>
      <w:pPr>
        <w:ind w:firstLine="420"/>
        <w:rPr>
          <w:lang w:eastAsia="zh-CN"/>
        </w:rPr>
      </w:pPr>
      <w:r>
        <w:rPr>
          <w:rFonts w:hint="eastAsia"/>
          <w:lang w:eastAsia="zh-CN"/>
        </w:rPr>
        <w:t xml:space="preserve">原功能不支持总部计划做保留转正常，现在修改此功能，可以通过总部计划做保留转正常     </w:t>
      </w:r>
    </w:p>
    <w:p>
      <w:pPr>
        <w:pStyle w:val="5"/>
        <w:rPr>
          <w:lang w:eastAsia="zh-CN"/>
        </w:rPr>
      </w:pPr>
      <w:r>
        <w:rPr>
          <w:rFonts w:hint="eastAsia"/>
          <w:lang w:eastAsia="zh-CN"/>
        </w:rPr>
        <w:t>需求分析</w:t>
      </w:r>
    </w:p>
    <w:p>
      <w:pPr>
        <w:pStyle w:val="5"/>
        <w:rPr>
          <w:lang w:eastAsia="zh-CN"/>
        </w:rPr>
      </w:pPr>
      <w:r>
        <w:rPr>
          <w:rFonts w:hint="eastAsia"/>
          <w:lang w:eastAsia="zh-CN"/>
        </w:rPr>
        <w:t>需求变更记录</w:t>
      </w:r>
    </w:p>
    <w:p>
      <w:pPr>
        <w:ind w:left="420"/>
        <w:rPr>
          <w:lang w:eastAsia="zh-CN"/>
        </w:rPr>
      </w:pPr>
      <w:r>
        <w:rPr>
          <w:rFonts w:hint="eastAsia"/>
          <w:color w:val="000000"/>
          <w:lang w:eastAsia="zh-CN"/>
        </w:rPr>
        <w:t>无</w:t>
      </w:r>
    </w:p>
    <w:p>
      <w:pPr>
        <w:pStyle w:val="4"/>
        <w:ind w:left="720"/>
      </w:pPr>
      <w:bookmarkStart w:id="69" w:name="_Toc409427507"/>
      <w:r>
        <w:rPr>
          <w:rFonts w:hint="eastAsia"/>
        </w:rPr>
        <w:t>功能点-</w:t>
      </w:r>
      <w:r>
        <w:rPr>
          <w:rFonts w:hint="eastAsia" w:ascii="宋体" w:hAnsi="宋体"/>
        </w:rPr>
        <w:t>保留转正常</w:t>
      </w:r>
      <w:bookmarkEnd w:id="69"/>
    </w:p>
    <w:p>
      <w:pPr>
        <w:pStyle w:val="5"/>
        <w:rPr>
          <w:lang w:eastAsia="zh-CN"/>
        </w:rPr>
      </w:pPr>
      <w:r>
        <w:rPr>
          <w:rFonts w:hint="eastAsia"/>
          <w:lang w:eastAsia="zh-CN"/>
        </w:rPr>
        <w:t>功能说明</w:t>
      </w:r>
    </w:p>
    <w:p>
      <w:pPr>
        <w:ind w:firstLine="420"/>
        <w:rPr>
          <w:lang w:eastAsia="zh-CN"/>
        </w:rPr>
      </w:pPr>
      <w:r>
        <w:rPr>
          <w:rFonts w:hint="eastAsia"/>
          <w:lang w:eastAsia="zh-CN"/>
        </w:rPr>
        <w:t>原功能不支持总部计划做保留转正常，现在修改此功能，处于保留状态（1-保留账户(投资)</w:t>
      </w:r>
    </w:p>
    <w:p>
      <w:pPr>
        <w:ind w:firstLine="420"/>
        <w:rPr>
          <w:lang w:eastAsia="zh-CN"/>
        </w:rPr>
      </w:pPr>
      <w:r>
        <w:rPr>
          <w:rFonts w:hint="eastAsia"/>
          <w:lang w:eastAsia="zh-CN"/>
        </w:rPr>
        <w:t>2-保留账户(不投资)）的职工可以通过总部计划转为正常状态</w:t>
      </w:r>
    </w:p>
    <w:p>
      <w:pPr>
        <w:pStyle w:val="5"/>
        <w:rPr>
          <w:lang w:eastAsia="zh-CN"/>
        </w:rPr>
      </w:pPr>
      <w:r>
        <w:rPr>
          <w:rFonts w:hint="eastAsia"/>
          <w:lang w:eastAsia="zh-CN"/>
        </w:rPr>
        <w:t>菜单路径\用户</w:t>
      </w:r>
    </w:p>
    <w:p>
      <w:pPr>
        <w:rPr>
          <w:lang w:eastAsia="zh-CN"/>
        </w:rPr>
      </w:pPr>
      <w:r>
        <w:rPr>
          <w:rFonts w:hint="eastAsia"/>
          <w:lang w:eastAsia="zh-CN"/>
        </w:rPr>
        <w:t>业务管理—支付业务—账户转化—</w:t>
      </w:r>
      <w:r>
        <w:rPr>
          <w:lang w:eastAsia="zh-CN"/>
        </w:rPr>
        <w:t>计划内保留账户转正常导入</w:t>
      </w:r>
    </w:p>
    <w:p>
      <w:pPr>
        <w:pStyle w:val="5"/>
        <w:rPr>
          <w:lang w:eastAsia="zh-CN"/>
        </w:rPr>
      </w:pPr>
      <w:r>
        <w:rPr>
          <w:rFonts w:hint="eastAsia"/>
        </w:rPr>
        <w:t>功能界面（可选）</w:t>
      </w:r>
    </w:p>
    <w:p>
      <w:pPr>
        <w:rPr>
          <w:lang w:eastAsia="zh-CN"/>
        </w:rPr>
      </w:pPr>
      <w:r>
        <w:rPr>
          <w:rFonts w:hint="eastAsia"/>
          <w:lang w:eastAsia="zh-CN"/>
        </w:rPr>
        <w:t>无</w:t>
      </w:r>
    </w:p>
    <w:p>
      <w:pPr>
        <w:pStyle w:val="5"/>
        <w:rPr>
          <w:lang w:eastAsia="zh-CN"/>
        </w:rPr>
      </w:pPr>
      <w:r>
        <w:rPr>
          <w:rFonts w:hint="eastAsia"/>
          <w:lang w:eastAsia="zh-CN"/>
        </w:rPr>
        <w:t>后台处理</w:t>
      </w:r>
      <w:r>
        <w:rPr>
          <w:rFonts w:hint="eastAsia"/>
        </w:rPr>
        <w:t>逻辑</w:t>
      </w:r>
    </w:p>
    <w:p>
      <w:pPr>
        <w:pStyle w:val="6"/>
        <w:rPr>
          <w:b/>
          <w:lang w:eastAsia="zh-CN"/>
        </w:rPr>
      </w:pPr>
      <w:r>
        <w:rPr>
          <w:rFonts w:hint="eastAsia"/>
          <w:b/>
          <w:lang w:eastAsia="zh-CN"/>
        </w:rPr>
        <w:t>功能流程</w:t>
      </w:r>
    </w:p>
    <w:p>
      <w:pPr>
        <w:rPr>
          <w:lang w:val="da-DK" w:eastAsia="zh-CN"/>
        </w:rPr>
      </w:pPr>
      <w:r>
        <w:rPr>
          <w:lang w:eastAsia="zh-CN"/>
        </w:rPr>
        <w:t>计划内保留账户转正常导入</w:t>
      </w:r>
      <w:r>
        <w:rPr>
          <w:rFonts w:hint="eastAsia"/>
          <w:lang w:val="da-DK" w:eastAsia="zh-CN"/>
        </w:rPr>
        <w:t>基础页面可以选择总部计划或者正常计划。</w:t>
      </w:r>
    </w:p>
    <w:p>
      <w:pPr>
        <w:pStyle w:val="6"/>
        <w:rPr>
          <w:b/>
          <w:lang w:eastAsia="zh-CN"/>
        </w:rPr>
      </w:pPr>
      <w:r>
        <w:rPr>
          <w:rFonts w:hint="eastAsia"/>
          <w:b/>
          <w:lang w:eastAsia="zh-CN"/>
        </w:rPr>
        <w:t>功能流程描述</w:t>
      </w:r>
    </w:p>
    <w:p>
      <w:pPr>
        <w:ind w:firstLine="420"/>
        <w:rPr>
          <w:lang w:val="da-DK" w:eastAsia="zh-CN"/>
        </w:rPr>
      </w:pPr>
      <w:r>
        <w:rPr>
          <w:rFonts w:hint="eastAsia"/>
          <w:lang w:val="da-DK" w:eastAsia="zh-CN"/>
        </w:rPr>
        <w:t xml:space="preserve"> </w:t>
      </w:r>
    </w:p>
    <w:p>
      <w:pPr>
        <w:pStyle w:val="5"/>
        <w:rPr>
          <w:color w:val="000000"/>
          <w:lang w:eastAsia="zh-CN"/>
        </w:rPr>
      </w:pPr>
      <w:r>
        <w:rPr>
          <w:rFonts w:hint="eastAsia"/>
          <w:color w:val="000000"/>
          <w:lang w:eastAsia="zh-CN"/>
        </w:rPr>
        <w:t>输入输出文件格式及模板</w:t>
      </w:r>
    </w:p>
    <w:p>
      <w:pPr>
        <w:rPr>
          <w:lang w:eastAsia="zh-CN"/>
        </w:rPr>
      </w:pPr>
      <w:r>
        <w:rPr>
          <w:rFonts w:hint="eastAsia"/>
          <w:lang w:eastAsia="zh-CN"/>
        </w:rPr>
        <w:t>具体导入文件模板（变更后）如下：</w:t>
      </w:r>
    </w:p>
    <w:p>
      <w:pPr>
        <w:rPr>
          <w:lang w:eastAsia="zh-CN"/>
        </w:rPr>
      </w:pPr>
      <w:r>
        <w:rPr>
          <w:lang w:eastAsia="zh-CN"/>
        </w:rPr>
        <w:object>
          <v:shape id="_x0000_i1027" o:spt="75" type="#_x0000_t75" style="height:48pt;width:76.5pt;" o:ole="t" filled="f" o:preferrelative="t" stroked="f" coordsize="21600,21600">
            <v:path/>
            <v:fill on="f" focussize="0,0"/>
            <v:stroke on="f" joinstyle="miter"/>
            <v:imagedata r:id="rId26" o:title=""/>
            <o:lock v:ext="edit" aspectratio="t"/>
            <w10:wrap type="none"/>
            <w10:anchorlock/>
          </v:shape>
          <o:OLEObject Type="Embed" ProgID="Excel.Sheet.8" ShapeID="_x0000_i1027" DrawAspect="Icon" ObjectID="_1468075727" r:id="rId25">
            <o:LockedField>false</o:LockedField>
          </o:OLEObject>
        </w:object>
      </w:r>
    </w:p>
    <w:p>
      <w:pPr>
        <w:pStyle w:val="5"/>
        <w:rPr>
          <w:lang w:eastAsia="zh-CN"/>
        </w:rPr>
      </w:pPr>
      <w:r>
        <w:rPr>
          <w:rFonts w:hint="eastAsia"/>
          <w:lang w:eastAsia="zh-CN"/>
        </w:rPr>
        <w:t>其它特殊处理和控制</w:t>
      </w:r>
    </w:p>
    <w:p>
      <w:pPr>
        <w:rPr>
          <w:lang w:eastAsia="zh-CN"/>
        </w:rPr>
      </w:pPr>
      <w:r>
        <w:rPr>
          <w:rFonts w:hint="eastAsia"/>
          <w:lang w:eastAsia="zh-CN"/>
        </w:rPr>
        <w:t>无</w:t>
      </w:r>
    </w:p>
    <w:p>
      <w:pPr>
        <w:pStyle w:val="5"/>
        <w:rPr>
          <w:lang w:eastAsia="zh-CN"/>
        </w:rPr>
      </w:pPr>
      <w:r>
        <w:rPr>
          <w:rFonts w:hint="eastAsia"/>
        </w:rPr>
        <w:t>其它特殊处理和控制</w:t>
      </w:r>
    </w:p>
    <w:p>
      <w:pPr>
        <w:rPr>
          <w:lang w:eastAsia="zh-CN"/>
        </w:rPr>
      </w:pPr>
      <w:r>
        <w:rPr>
          <w:rFonts w:hint="eastAsia"/>
          <w:lang w:eastAsia="zh-CN"/>
        </w:rPr>
        <w:t>无</w:t>
      </w:r>
    </w:p>
    <w:bookmarkEnd w:id="52"/>
    <w:p>
      <w:pPr>
        <w:pStyle w:val="3"/>
        <w:ind w:left="578" w:hanging="578"/>
      </w:pPr>
      <w:bookmarkStart w:id="70" w:name="_Toc409427508"/>
      <w:r>
        <w:rPr>
          <w:rFonts w:hint="eastAsia"/>
        </w:rPr>
        <w:t>本金归属</w:t>
      </w:r>
      <w:bookmarkEnd w:id="70"/>
    </w:p>
    <w:p>
      <w:pPr>
        <w:pStyle w:val="4"/>
        <w:ind w:left="720"/>
      </w:pPr>
      <w:bookmarkStart w:id="71" w:name="_Toc409427509"/>
      <w:bookmarkStart w:id="72" w:name="_Toc407280779"/>
      <w:r>
        <w:rPr>
          <w:rFonts w:hint="eastAsia"/>
        </w:rPr>
        <w:t>原始需求</w:t>
      </w:r>
      <w:bookmarkEnd w:id="71"/>
      <w:bookmarkEnd w:id="72"/>
    </w:p>
    <w:p>
      <w:pPr>
        <w:pStyle w:val="5"/>
        <w:rPr>
          <w:lang w:eastAsia="zh-CN"/>
        </w:rPr>
      </w:pPr>
      <w:bookmarkStart w:id="73" w:name="_Toc407280780"/>
      <w:r>
        <w:rPr>
          <w:rFonts w:hint="eastAsia"/>
          <w:lang w:eastAsia="zh-CN"/>
        </w:rPr>
        <w:t>需求描述</w:t>
      </w:r>
      <w:bookmarkEnd w:id="73"/>
    </w:p>
    <w:p>
      <w:pPr>
        <w:ind w:firstLine="420"/>
        <w:rPr>
          <w:lang w:eastAsia="zh-CN"/>
        </w:rPr>
      </w:pPr>
      <w:r>
        <w:rPr>
          <w:lang w:eastAsia="zh-CN"/>
        </w:rPr>
        <w:t>为正确计税，</w:t>
      </w:r>
      <w:r>
        <w:rPr>
          <w:rFonts w:hint="eastAsia"/>
          <w:lang w:eastAsia="zh-CN"/>
        </w:rPr>
        <w:t>支付、</w:t>
      </w:r>
      <w:r>
        <w:rPr>
          <w:lang w:eastAsia="zh-CN"/>
        </w:rPr>
        <w:t>转保留、转移归属时，本金</w:t>
      </w:r>
      <w:r>
        <w:rPr>
          <w:rFonts w:hint="eastAsia"/>
          <w:lang w:eastAsia="zh-CN"/>
        </w:rPr>
        <w:t>、份额、市值</w:t>
      </w:r>
      <w:r>
        <w:rPr>
          <w:lang w:eastAsia="zh-CN"/>
        </w:rPr>
        <w:t>也要进行归属操作，按</w:t>
      </w:r>
      <w:r>
        <w:rPr>
          <w:rFonts w:hint="eastAsia"/>
          <w:lang w:eastAsia="zh-CN"/>
        </w:rPr>
        <w:t>支付、</w:t>
      </w:r>
      <w:r>
        <w:rPr>
          <w:lang w:eastAsia="zh-CN"/>
        </w:rPr>
        <w:t>转保留、转移的归属比例进行归属。</w:t>
      </w:r>
    </w:p>
    <w:p>
      <w:pPr>
        <w:pStyle w:val="5"/>
        <w:rPr>
          <w:lang w:eastAsia="zh-CN"/>
        </w:rPr>
      </w:pPr>
      <w:bookmarkStart w:id="74" w:name="_Toc407280781"/>
      <w:r>
        <w:rPr>
          <w:rFonts w:hint="eastAsia"/>
          <w:lang w:eastAsia="zh-CN"/>
        </w:rPr>
        <w:t>需求分析</w:t>
      </w:r>
      <w:bookmarkEnd w:id="74"/>
    </w:p>
    <w:p>
      <w:pPr>
        <w:pStyle w:val="5"/>
      </w:pPr>
      <w:bookmarkStart w:id="75" w:name="_Toc407280782"/>
      <w:r>
        <w:rPr>
          <w:rFonts w:hint="eastAsia"/>
          <w:lang w:eastAsia="zh-CN"/>
        </w:rPr>
        <w:t>需求变更</w:t>
      </w:r>
      <w:r>
        <w:rPr>
          <w:rFonts w:hint="eastAsia"/>
        </w:rPr>
        <w:t>记录</w:t>
      </w:r>
      <w:bookmarkEnd w:id="75"/>
    </w:p>
    <w:p>
      <w:pPr>
        <w:ind w:left="420"/>
        <w:rPr>
          <w:lang w:eastAsia="zh-CN"/>
        </w:rPr>
      </w:pPr>
      <w:r>
        <w:rPr>
          <w:rFonts w:hint="eastAsia"/>
          <w:color w:val="000000"/>
          <w:lang w:eastAsia="zh-CN"/>
        </w:rPr>
        <w:t>【说明】：</w:t>
      </w:r>
      <w:r>
        <w:rPr>
          <w:rFonts w:hint="eastAsia"/>
          <w:lang w:eastAsia="zh-CN"/>
        </w:rPr>
        <w:t>记录与客户交流的需求变更情况、时间、提出人员等内容。</w:t>
      </w:r>
    </w:p>
    <w:p>
      <w:pPr>
        <w:pStyle w:val="4"/>
        <w:ind w:left="720"/>
      </w:pPr>
      <w:bookmarkStart w:id="76" w:name="_Toc409427510"/>
      <w:bookmarkStart w:id="77" w:name="_Toc407280783"/>
      <w:r>
        <w:rPr>
          <w:rFonts w:hint="eastAsia"/>
        </w:rPr>
        <w:t>功能点概要</w:t>
      </w:r>
      <w:bookmarkEnd w:id="76"/>
      <w:bookmarkEnd w:id="77"/>
    </w:p>
    <w:p>
      <w:pPr>
        <w:pStyle w:val="4"/>
        <w:ind w:left="720"/>
      </w:pPr>
      <w:bookmarkStart w:id="78" w:name="_Toc409427511"/>
      <w:bookmarkStart w:id="79" w:name="_Toc407280784"/>
      <w:commentRangeStart w:id="2"/>
      <w:r>
        <w:rPr>
          <w:rFonts w:hint="eastAsia"/>
        </w:rPr>
        <w:t>功能点</w:t>
      </w:r>
      <w:r>
        <w:t>1</w:t>
      </w:r>
      <w:r>
        <w:rPr>
          <w:rFonts w:hint="eastAsia"/>
        </w:rPr>
        <w:t>-支付本金归属：</w:t>
      </w:r>
      <w:bookmarkEnd w:id="78"/>
      <w:bookmarkEnd w:id="79"/>
      <w:r>
        <w:t xml:space="preserve"> </w:t>
      </w:r>
      <w:commentRangeEnd w:id="2"/>
      <w:r>
        <w:rPr>
          <w:rStyle w:val="31"/>
          <w:rFonts w:ascii="Arial" w:hAnsi="Arial"/>
          <w:b w:val="0"/>
          <w:lang w:eastAsia="en-US"/>
        </w:rPr>
        <w:commentReference w:id="2"/>
      </w:r>
    </w:p>
    <w:p>
      <w:pPr>
        <w:pStyle w:val="5"/>
        <w:rPr>
          <w:lang w:eastAsia="zh-CN"/>
        </w:rPr>
      </w:pPr>
      <w:bookmarkStart w:id="80" w:name="_Toc407280785"/>
      <w:r>
        <w:rPr>
          <w:rFonts w:hint="eastAsia"/>
          <w:lang w:eastAsia="zh-CN"/>
        </w:rPr>
        <w:t>功能说明</w:t>
      </w:r>
      <w:bookmarkEnd w:id="80"/>
    </w:p>
    <w:p>
      <w:pPr>
        <w:ind w:firstLine="420"/>
        <w:rPr>
          <w:lang w:eastAsia="zh-CN"/>
        </w:rPr>
      </w:pPr>
      <w:r>
        <w:rPr>
          <w:rFonts w:hint="eastAsia"/>
          <w:lang w:eastAsia="zh-CN"/>
        </w:rPr>
        <w:t>在支付时，进行本金、2013年底本金、2013年底份额、2013年底市值归属，即支付职工的本金及2013年底本金、2013年底份额、2013年底市值按照归属比例进行归属。未归属MONEY账户的本金及2013年底本金、2013年底份额、2013年底市值，归属到对应的已归属权益MONEY账户的本金及2013年底本金、2013年底份额、2013年底市值。未归属账户的本金、2013年底本金、2013年底份额、2013年底市值,直接清零。</w:t>
      </w:r>
    </w:p>
    <w:p>
      <w:pPr>
        <w:pStyle w:val="5"/>
        <w:rPr>
          <w:lang w:eastAsia="zh-CN"/>
        </w:rPr>
      </w:pPr>
      <w:bookmarkStart w:id="81" w:name="_Toc407280786"/>
      <w:r>
        <w:rPr>
          <w:rFonts w:hint="eastAsia"/>
          <w:lang w:eastAsia="zh-CN"/>
        </w:rPr>
        <w:t>菜单路径\用户</w:t>
      </w:r>
      <w:bookmarkEnd w:id="81"/>
    </w:p>
    <w:p>
      <w:pPr>
        <w:rPr>
          <w:lang w:eastAsia="zh-CN"/>
        </w:rPr>
      </w:pPr>
      <w:r>
        <w:rPr>
          <w:rFonts w:hint="eastAsia"/>
          <w:lang w:eastAsia="zh-CN"/>
        </w:rPr>
        <w:t>无</w:t>
      </w:r>
    </w:p>
    <w:p>
      <w:pPr>
        <w:pStyle w:val="5"/>
        <w:rPr>
          <w:lang w:eastAsia="zh-CN"/>
        </w:rPr>
      </w:pPr>
      <w:bookmarkStart w:id="82" w:name="_Toc407280787"/>
      <w:r>
        <w:rPr>
          <w:rFonts w:hint="eastAsia"/>
        </w:rPr>
        <w:t>功能界面（可选）</w:t>
      </w:r>
      <w:bookmarkEnd w:id="82"/>
    </w:p>
    <w:p>
      <w:pPr>
        <w:rPr>
          <w:lang w:eastAsia="zh-CN"/>
        </w:rPr>
      </w:pPr>
      <w:r>
        <w:rPr>
          <w:rFonts w:hint="eastAsia"/>
          <w:lang w:eastAsia="zh-CN"/>
        </w:rPr>
        <w:t>无</w:t>
      </w:r>
    </w:p>
    <w:p>
      <w:pPr>
        <w:pStyle w:val="5"/>
        <w:rPr>
          <w:lang w:eastAsia="zh-CN"/>
        </w:rPr>
      </w:pPr>
      <w:bookmarkStart w:id="83" w:name="_Toc407280788"/>
      <w:r>
        <w:rPr>
          <w:rFonts w:hint="eastAsia"/>
          <w:lang w:eastAsia="zh-CN"/>
        </w:rPr>
        <w:t>后台处理</w:t>
      </w:r>
      <w:r>
        <w:rPr>
          <w:rFonts w:hint="eastAsia"/>
        </w:rPr>
        <w:t>逻辑</w:t>
      </w:r>
      <w:bookmarkEnd w:id="83"/>
    </w:p>
    <w:p>
      <w:pPr>
        <w:pStyle w:val="6"/>
        <w:rPr>
          <w:b/>
          <w:lang w:eastAsia="zh-CN"/>
        </w:rPr>
      </w:pPr>
      <w:bookmarkStart w:id="84" w:name="_Toc407280789"/>
      <w:r>
        <w:rPr>
          <w:rFonts w:hint="eastAsia"/>
          <w:b/>
          <w:lang w:eastAsia="zh-CN"/>
        </w:rPr>
        <w:t>功能流程</w:t>
      </w:r>
      <w:bookmarkEnd w:id="84"/>
    </w:p>
    <w:p>
      <w:pPr>
        <w:pStyle w:val="62"/>
        <w:numPr>
          <w:ilvl w:val="0"/>
          <w:numId w:val="3"/>
        </w:numPr>
        <w:ind w:firstLineChars="0"/>
        <w:rPr>
          <w:rFonts w:ascii="Arial" w:hAnsi="Arial"/>
          <w:kern w:val="0"/>
          <w:sz w:val="20"/>
          <w:szCs w:val="20"/>
          <w:lang w:val="da-DK"/>
        </w:rPr>
      </w:pPr>
      <w:r>
        <w:rPr>
          <w:rFonts w:hint="eastAsia" w:ascii="Arial" w:hAnsi="Arial"/>
          <w:kern w:val="0"/>
          <w:sz w:val="20"/>
          <w:szCs w:val="20"/>
          <w:lang w:val="da-DK"/>
        </w:rPr>
        <w:t>当支付原因为退休、死亡时，2013年底份额、2013年底市值、2013年底本金、本金的归属比例默认为100%。其他的按照支付申请的归属比例或者企业计划的归属规则，进行归属。</w:t>
      </w:r>
    </w:p>
    <w:p>
      <w:pPr>
        <w:pStyle w:val="62"/>
        <w:numPr>
          <w:ilvl w:val="0"/>
          <w:numId w:val="3"/>
        </w:numPr>
        <w:ind w:firstLineChars="0"/>
        <w:rPr>
          <w:rFonts w:ascii="Arial" w:hAnsi="Arial"/>
          <w:kern w:val="0"/>
          <w:sz w:val="20"/>
          <w:szCs w:val="20"/>
          <w:lang w:val="da-DK"/>
        </w:rPr>
      </w:pPr>
      <w:r>
        <w:rPr>
          <w:rFonts w:hint="eastAsia" w:ascii="Arial" w:hAnsi="Arial"/>
          <w:kern w:val="0"/>
          <w:sz w:val="20"/>
          <w:szCs w:val="20"/>
          <w:lang w:val="da-DK"/>
        </w:rPr>
        <w:t>计算应归属本金和应归属2013底本金、2013年底份额、2013年底市值，已归属账户的已归属本金=企子未归属账户本金*归属比例,未归属本金=企业子未归属账户的本金-已归属账户的归属归属本金。同理，2013年底本金的归属规则、2013年底份额的归属规则、2013年底市值的归属规则与本金的归属规则一致。</w:t>
      </w:r>
    </w:p>
    <w:p>
      <w:pPr>
        <w:pStyle w:val="62"/>
        <w:numPr>
          <w:ilvl w:val="0"/>
          <w:numId w:val="3"/>
        </w:numPr>
        <w:ind w:firstLineChars="0"/>
        <w:rPr>
          <w:rFonts w:ascii="Arial" w:hAnsi="Arial"/>
          <w:kern w:val="0"/>
          <w:sz w:val="20"/>
          <w:szCs w:val="20"/>
          <w:lang w:val="da-DK"/>
        </w:rPr>
      </w:pPr>
      <w:r>
        <w:rPr>
          <w:rFonts w:hint="eastAsia" w:ascii="Arial" w:hAnsi="Arial"/>
          <w:kern w:val="0"/>
          <w:sz w:val="20"/>
          <w:szCs w:val="20"/>
          <w:lang w:val="da-DK"/>
        </w:rPr>
        <w:t>归属后，个人余额表的记录本金、2013年底本金、2013年底份额、2013年底市值变更情况。参与归属的企子未归属账户的本金清零，对应的企子已归属权益账户加上已归属本金。同理，2013年底本金的归属规则、2013年底份额的归属规则、2013年底市值的归属规则与本金的归属规则一致。</w:t>
      </w:r>
    </w:p>
    <w:p>
      <w:pPr>
        <w:pStyle w:val="62"/>
        <w:numPr>
          <w:ilvl w:val="0"/>
          <w:numId w:val="3"/>
        </w:numPr>
        <w:ind w:firstLineChars="0"/>
        <w:rPr>
          <w:rFonts w:ascii="Arial" w:hAnsi="Arial"/>
          <w:kern w:val="0"/>
          <w:sz w:val="20"/>
          <w:szCs w:val="20"/>
          <w:lang w:val="da-DK"/>
        </w:rPr>
      </w:pPr>
      <w:r>
        <w:rPr>
          <w:rFonts w:hint="eastAsia" w:ascii="Arial" w:hAnsi="Arial"/>
          <w:kern w:val="0"/>
          <w:sz w:val="20"/>
          <w:szCs w:val="20"/>
          <w:lang w:val="da-DK"/>
        </w:rPr>
        <w:t>记录对应的本金流水。参与归属的企业子未归属账户本金减去已归属本金，再减去未归属本金；对应的已归属账户加上已归属本金。</w:t>
      </w:r>
      <w:r>
        <w:rPr>
          <w:rFonts w:ascii="Arial" w:hAnsi="Arial"/>
          <w:kern w:val="0"/>
          <w:sz w:val="20"/>
          <w:szCs w:val="20"/>
          <w:lang w:val="da-DK"/>
        </w:rPr>
        <w:t>2013</w:t>
      </w:r>
      <w:r>
        <w:rPr>
          <w:rFonts w:hint="eastAsia" w:ascii="Arial" w:hAnsi="Arial"/>
          <w:kern w:val="0"/>
          <w:sz w:val="20"/>
          <w:szCs w:val="20"/>
          <w:lang w:val="da-DK"/>
        </w:rPr>
        <w:t>年底本金的归属，不再记录发生流水。</w:t>
      </w:r>
    </w:p>
    <w:p>
      <w:pPr>
        <w:pStyle w:val="62"/>
        <w:numPr>
          <w:ilvl w:val="0"/>
          <w:numId w:val="3"/>
        </w:numPr>
        <w:ind w:firstLineChars="0"/>
        <w:rPr>
          <w:rFonts w:ascii="Arial" w:hAnsi="Arial"/>
          <w:kern w:val="0"/>
          <w:sz w:val="20"/>
          <w:szCs w:val="20"/>
          <w:lang w:val="da-DK"/>
        </w:rPr>
      </w:pPr>
      <w:r>
        <w:rPr>
          <w:rFonts w:hint="eastAsia" w:ascii="Arial" w:hAnsi="Arial"/>
          <w:kern w:val="0"/>
          <w:sz w:val="20"/>
          <w:szCs w:val="20"/>
          <w:lang w:val="da-DK"/>
        </w:rPr>
        <w:t>本金及2013底本金、2013年底份额、2013年底市值的归属明细，记录在权益归属明细表中。</w:t>
      </w:r>
    </w:p>
    <w:p>
      <w:pPr>
        <w:pStyle w:val="6"/>
        <w:rPr>
          <w:b/>
          <w:lang w:eastAsia="zh-CN"/>
        </w:rPr>
      </w:pPr>
      <w:bookmarkStart w:id="85" w:name="_Toc407280790"/>
      <w:r>
        <w:rPr>
          <w:rFonts w:hint="eastAsia"/>
          <w:b/>
          <w:lang w:eastAsia="zh-CN"/>
        </w:rPr>
        <w:t>功能流程描述</w:t>
      </w:r>
      <w:bookmarkEnd w:id="85"/>
    </w:p>
    <w:p>
      <w:pPr>
        <w:ind w:firstLine="420"/>
        <w:rPr>
          <w:lang w:val="da-DK" w:eastAsia="zh-CN"/>
        </w:rPr>
      </w:pPr>
      <w:r>
        <w:rPr>
          <w:rFonts w:hint="eastAsia"/>
          <w:lang w:val="da-DK" w:eastAsia="zh-CN"/>
        </w:rPr>
        <w:t>本金、2013年底本金、2013年底份额、2013年底市值归属涉及到最重要的计算变量“归属比例”，归属比例可以在计划层的归属规则中进行设置，也可在支付申请提出时设置(支付原因为退休、死亡的例外，此两种情况下默认的归属比例为100%)。若两者都进行了设置，则以支付申请为准，若有一处未进行设置，则以已经设置的一处为准。</w:t>
      </w:r>
    </w:p>
    <w:p>
      <w:pPr>
        <w:pStyle w:val="5"/>
        <w:rPr>
          <w:color w:val="000000"/>
          <w:lang w:eastAsia="zh-CN"/>
        </w:rPr>
      </w:pPr>
      <w:bookmarkStart w:id="86" w:name="_Toc407280791"/>
      <w:r>
        <w:rPr>
          <w:rFonts w:hint="eastAsia"/>
          <w:color w:val="000000"/>
          <w:lang w:eastAsia="zh-CN"/>
        </w:rPr>
        <w:t>输入输出文件格式及模板</w:t>
      </w:r>
      <w:bookmarkEnd w:id="86"/>
    </w:p>
    <w:p>
      <w:pPr>
        <w:rPr>
          <w:lang w:eastAsia="zh-CN"/>
        </w:rPr>
      </w:pPr>
      <w:r>
        <w:rPr>
          <w:rFonts w:hint="eastAsia"/>
          <w:lang w:eastAsia="zh-CN"/>
        </w:rPr>
        <w:t>个人支付申请时需提供：分期支付申请单号、计划编号、企业编号、分公司编号、职工编号、姓名、证件类型、证件编号、申请日期、支付原因、分期支付方式、开户银行编号、开户银行名称、个人银行账号、支付周期数量、支付周期单位、首期支付日期、支付总期数、分期支付期限、固定支付金额、支付调整周期数量、支付调整周期单位、支付调整金额、受益人姓名、受益人证件类型、受益人证件编号、</w:t>
      </w:r>
      <w:r>
        <w:rPr>
          <w:rFonts w:hint="eastAsia"/>
          <w:color w:val="FF0000"/>
          <w:u w:val="single"/>
          <w:lang w:eastAsia="zh-CN"/>
        </w:rPr>
        <w:t>归属比例</w:t>
      </w:r>
      <w:r>
        <w:rPr>
          <w:rFonts w:hint="eastAsia"/>
          <w:lang w:eastAsia="zh-CN"/>
        </w:rPr>
        <w:t>、是否计税、计税方式。具体输入文件模板如下：</w:t>
      </w:r>
    </w:p>
    <w:p>
      <w:pPr>
        <w:rPr>
          <w:lang w:eastAsia="zh-CN"/>
        </w:rPr>
      </w:pPr>
      <w:r>
        <w:rPr>
          <w:lang w:eastAsia="zh-CN"/>
        </w:rPr>
        <w:object>
          <v:shape id="_x0000_i1028" o:spt="75" type="#_x0000_t75" style="height:48pt;width:76.5pt;" o:ole="t" filled="f" o:preferrelative="t" stroked="f" coordsize="21600,21600">
            <v:path/>
            <v:fill on="f" focussize="0,0"/>
            <v:stroke on="f" joinstyle="miter"/>
            <v:imagedata r:id="rId28" o:title=""/>
            <o:lock v:ext="edit" aspectratio="t"/>
            <w10:wrap type="none"/>
            <w10:anchorlock/>
          </v:shape>
          <o:OLEObject Type="Embed" ProgID="Excel.Sheet.8" ShapeID="_x0000_i1028" DrawAspect="Icon" ObjectID="_1468075728" r:id="rId27">
            <o:LockedField>false</o:LockedField>
          </o:OLEObject>
        </w:object>
      </w:r>
    </w:p>
    <w:p>
      <w:pPr>
        <w:pStyle w:val="5"/>
        <w:rPr>
          <w:lang w:eastAsia="zh-CN"/>
        </w:rPr>
      </w:pPr>
      <w:bookmarkStart w:id="87" w:name="_Toc407280792"/>
      <w:r>
        <w:rPr>
          <w:rFonts w:hint="eastAsia"/>
          <w:lang w:eastAsia="zh-CN"/>
        </w:rPr>
        <w:t>其它特殊处理和控制</w:t>
      </w:r>
      <w:bookmarkEnd w:id="87"/>
    </w:p>
    <w:p>
      <w:pPr>
        <w:rPr>
          <w:lang w:eastAsia="zh-CN"/>
        </w:rPr>
      </w:pPr>
      <w:r>
        <w:rPr>
          <w:rFonts w:hint="eastAsia"/>
          <w:lang w:eastAsia="zh-CN"/>
        </w:rPr>
        <w:t>无</w:t>
      </w:r>
    </w:p>
    <w:p>
      <w:pPr>
        <w:pStyle w:val="4"/>
        <w:ind w:left="720"/>
      </w:pPr>
      <w:bookmarkStart w:id="88" w:name="_Toc407280793"/>
      <w:bookmarkStart w:id="89" w:name="_Toc409427512"/>
      <w:r>
        <w:rPr>
          <w:rFonts w:hint="eastAsia"/>
        </w:rPr>
        <w:t>功能点2-个人转保留本金归属：</w:t>
      </w:r>
      <w:bookmarkEnd w:id="88"/>
      <w:bookmarkEnd w:id="89"/>
      <w:r>
        <w:t xml:space="preserve"> </w:t>
      </w:r>
    </w:p>
    <w:p>
      <w:pPr>
        <w:pStyle w:val="5"/>
        <w:rPr>
          <w:lang w:eastAsia="zh-CN"/>
        </w:rPr>
      </w:pPr>
      <w:bookmarkStart w:id="90" w:name="_Toc407280794"/>
      <w:r>
        <w:rPr>
          <w:rFonts w:hint="eastAsia"/>
          <w:lang w:eastAsia="zh-CN"/>
        </w:rPr>
        <w:t>功能说明</w:t>
      </w:r>
      <w:bookmarkEnd w:id="90"/>
    </w:p>
    <w:p>
      <w:pPr>
        <w:ind w:firstLine="420"/>
        <w:rPr>
          <w:lang w:eastAsia="zh-CN"/>
        </w:rPr>
      </w:pPr>
      <w:r>
        <w:rPr>
          <w:rFonts w:hint="eastAsia"/>
          <w:lang w:eastAsia="zh-CN"/>
        </w:rPr>
        <w:t>在个人进行转保留时，进行本金、2013年底本金、2013年底份额、2013年底市值归属，即个人账户状态为转保留职工的本金及2013年底本金、2013年底份额、2013年底市值按照归属比例进行归属。未归属</w:t>
      </w:r>
      <w:del w:id="0" w:author="刘献美" w:date="2015-01-14T17:27:00Z">
        <w:r>
          <w:rPr>
            <w:rFonts w:hint="eastAsia"/>
            <w:lang w:eastAsia="zh-CN"/>
          </w:rPr>
          <w:delText>MONEY</w:delText>
        </w:r>
      </w:del>
      <w:r>
        <w:rPr>
          <w:rFonts w:hint="eastAsia"/>
          <w:lang w:eastAsia="zh-CN"/>
        </w:rPr>
        <w:t>账户的本金及2013年底本金、2013年底份额、2013年底市值，归属到对应的已归属权益</w:t>
      </w:r>
      <w:del w:id="1" w:author="刘献美" w:date="2015-01-14T17:27:00Z">
        <w:r>
          <w:rPr>
            <w:rFonts w:hint="eastAsia"/>
            <w:lang w:eastAsia="zh-CN"/>
          </w:rPr>
          <w:delText>MONEY</w:delText>
        </w:r>
      </w:del>
      <w:r>
        <w:rPr>
          <w:rFonts w:hint="eastAsia"/>
          <w:lang w:eastAsia="zh-CN"/>
        </w:rPr>
        <w:t>账户的本金及2013年底本金、</w:t>
      </w:r>
      <w:commentRangeStart w:id="3"/>
      <w:r>
        <w:rPr>
          <w:rFonts w:hint="eastAsia"/>
          <w:lang w:eastAsia="zh-CN"/>
        </w:rPr>
        <w:t>2013年底份额、2013年底市值</w:t>
      </w:r>
      <w:commentRangeEnd w:id="3"/>
      <w:r>
        <w:rPr>
          <w:rStyle w:val="31"/>
        </w:rPr>
        <w:commentReference w:id="3"/>
      </w:r>
      <w:r>
        <w:rPr>
          <w:rFonts w:hint="eastAsia"/>
          <w:lang w:eastAsia="zh-CN"/>
        </w:rPr>
        <w:t>。未归属账户的本金、2013年底本金、2013年底份额、2013年底市值,直接清零。</w:t>
      </w:r>
    </w:p>
    <w:p>
      <w:pPr>
        <w:pStyle w:val="5"/>
        <w:rPr>
          <w:lang w:eastAsia="zh-CN"/>
        </w:rPr>
      </w:pPr>
      <w:bookmarkStart w:id="91" w:name="_Toc407280795"/>
      <w:r>
        <w:rPr>
          <w:rFonts w:hint="eastAsia"/>
          <w:lang w:eastAsia="zh-CN"/>
        </w:rPr>
        <w:t>菜单路径\用户</w:t>
      </w:r>
      <w:bookmarkEnd w:id="91"/>
    </w:p>
    <w:p>
      <w:pPr>
        <w:rPr>
          <w:lang w:eastAsia="zh-CN"/>
        </w:rPr>
      </w:pPr>
      <w:r>
        <w:rPr>
          <w:rFonts w:hint="eastAsia"/>
          <w:lang w:eastAsia="zh-CN"/>
        </w:rPr>
        <w:t>无</w:t>
      </w:r>
    </w:p>
    <w:p>
      <w:pPr>
        <w:pStyle w:val="5"/>
        <w:rPr>
          <w:lang w:eastAsia="zh-CN"/>
        </w:rPr>
      </w:pPr>
      <w:bookmarkStart w:id="92" w:name="_Toc407280796"/>
      <w:r>
        <w:rPr>
          <w:rFonts w:hint="eastAsia"/>
          <w:lang w:eastAsia="zh-CN"/>
        </w:rPr>
        <w:t>功能界面（可选）</w:t>
      </w:r>
      <w:bookmarkEnd w:id="92"/>
    </w:p>
    <w:p>
      <w:pPr>
        <w:rPr>
          <w:lang w:eastAsia="zh-CN"/>
        </w:rPr>
      </w:pPr>
      <w:r>
        <w:rPr>
          <w:rFonts w:hint="eastAsia"/>
          <w:lang w:eastAsia="zh-CN"/>
        </w:rPr>
        <w:t>无</w:t>
      </w:r>
    </w:p>
    <w:p>
      <w:pPr>
        <w:pStyle w:val="5"/>
        <w:rPr>
          <w:lang w:eastAsia="zh-CN"/>
        </w:rPr>
      </w:pPr>
      <w:bookmarkStart w:id="93" w:name="_Toc407280797"/>
      <w:r>
        <w:rPr>
          <w:rFonts w:hint="eastAsia"/>
          <w:lang w:eastAsia="zh-CN"/>
        </w:rPr>
        <w:t>后台处理逻辑</w:t>
      </w:r>
      <w:bookmarkEnd w:id="93"/>
    </w:p>
    <w:p>
      <w:pPr>
        <w:pStyle w:val="6"/>
        <w:rPr>
          <w:b/>
          <w:lang w:eastAsia="zh-CN"/>
        </w:rPr>
      </w:pPr>
      <w:bookmarkStart w:id="94" w:name="_Toc407280798"/>
      <w:r>
        <w:rPr>
          <w:rFonts w:hint="eastAsia"/>
          <w:b/>
          <w:lang w:eastAsia="zh-CN"/>
        </w:rPr>
        <w:t>功能流程</w:t>
      </w:r>
      <w:bookmarkEnd w:id="94"/>
    </w:p>
    <w:p>
      <w:pPr>
        <w:ind w:left="426"/>
        <w:rPr>
          <w:lang w:val="da-DK" w:eastAsia="zh-CN"/>
        </w:rPr>
      </w:pPr>
      <w:r>
        <w:rPr>
          <w:rFonts w:hint="eastAsia"/>
          <w:lang w:val="da-DK" w:eastAsia="zh-CN"/>
        </w:rPr>
        <w:t>1、本金、2013年底本金、2013年底份额、2013年底市值按照个人转保留申请的归属比例或者企业计划的归属规则，进行归属。</w:t>
      </w:r>
    </w:p>
    <w:p>
      <w:pPr>
        <w:ind w:left="426"/>
        <w:rPr>
          <w:lang w:val="da-DK" w:eastAsia="zh-CN"/>
        </w:rPr>
      </w:pPr>
      <w:bookmarkStart w:id="95" w:name="_Toc407280799"/>
      <w:r>
        <w:rPr>
          <w:rFonts w:hint="eastAsia"/>
          <w:lang w:val="da-DK" w:eastAsia="zh-CN"/>
        </w:rPr>
        <w:t>2、计算应归属本金和应归属2013底本金、2013年底份额、2013年底市值，已归属账户的已归属本金=企子未归属账户本金*归属比例,未归属本金=企业子未归属账户的本金-已归属账户的归属归属本金。同理，2013年底本金的归属规则、2013年底份额的归属规则、2013年底市值的归属规则与本金的归属规则一致。</w:t>
      </w:r>
    </w:p>
    <w:p>
      <w:pPr>
        <w:ind w:left="426"/>
        <w:rPr>
          <w:lang w:val="da-DK" w:eastAsia="zh-CN"/>
        </w:rPr>
      </w:pPr>
      <w:r>
        <w:rPr>
          <w:rFonts w:hint="eastAsia"/>
          <w:lang w:val="da-DK" w:eastAsia="zh-CN"/>
        </w:rPr>
        <w:t>3、归属后，个人余额表的记录本金、2013年底本金、2013年底份额、2013年底市值变更情况。参与归属的企子未归属账户的本金清零，对应的企子已归属权益账户加上已归属本金。同理，2013年底本金的归属规则、2013年底份额的归属规则、2013年底市值的归属规则与本金的归属规则一致。</w:t>
      </w:r>
    </w:p>
    <w:p>
      <w:pPr>
        <w:ind w:left="426"/>
        <w:rPr>
          <w:lang w:val="da-DK" w:eastAsia="zh-CN"/>
        </w:rPr>
      </w:pPr>
      <w:r>
        <w:rPr>
          <w:rFonts w:hint="eastAsia"/>
          <w:lang w:val="da-DK" w:eastAsia="zh-CN"/>
        </w:rPr>
        <w:t>4、记录对应的本金流水。参与归属的企业子未归属账户本金减去已归属本金，再减去未归属本金；对应的已归属账户加上已归属本金。</w:t>
      </w:r>
      <w:r>
        <w:rPr>
          <w:lang w:val="da-DK" w:eastAsia="zh-CN"/>
        </w:rPr>
        <w:t>2013</w:t>
      </w:r>
      <w:r>
        <w:rPr>
          <w:rFonts w:hint="eastAsia"/>
          <w:lang w:val="da-DK" w:eastAsia="zh-CN"/>
        </w:rPr>
        <w:t>年底本金的归属，不再记录发生流水。</w:t>
      </w:r>
    </w:p>
    <w:p>
      <w:pPr>
        <w:ind w:left="426"/>
        <w:rPr>
          <w:lang w:val="da-DK" w:eastAsia="zh-CN"/>
        </w:rPr>
      </w:pPr>
      <w:r>
        <w:rPr>
          <w:rFonts w:hint="eastAsia"/>
          <w:lang w:val="da-DK" w:eastAsia="zh-CN"/>
        </w:rPr>
        <w:t>5、本金及2013底本金、2013年底份额、2013年底市值的归属明细，记录在权益归属明细表中。</w:t>
      </w:r>
    </w:p>
    <w:p>
      <w:pPr>
        <w:pStyle w:val="6"/>
        <w:rPr>
          <w:b/>
          <w:lang w:eastAsia="zh-CN"/>
        </w:rPr>
      </w:pPr>
      <w:r>
        <w:rPr>
          <w:rFonts w:hint="eastAsia"/>
          <w:b/>
          <w:lang w:eastAsia="zh-CN"/>
        </w:rPr>
        <w:t>功能流程描述</w:t>
      </w:r>
      <w:bookmarkEnd w:id="95"/>
    </w:p>
    <w:p>
      <w:pPr>
        <w:ind w:firstLine="420"/>
        <w:rPr>
          <w:lang w:val="da-DK" w:eastAsia="zh-CN"/>
        </w:rPr>
      </w:pPr>
      <w:r>
        <w:rPr>
          <w:rFonts w:hint="eastAsia"/>
          <w:lang w:val="da-DK" w:eastAsia="zh-CN"/>
        </w:rPr>
        <w:t>个人转保留(计划内转保留)本金、2013年底本金、2013年底份额、2013年底市值归属涉及到最重要的计算变量“归属比例”，归属比例可以在计划层的归属规则中进行设置，也可在个人账户转保留申请提出时设置。若两者都进行了设置，则以个人账户转保留申请为准，若有一处未进行设置，则以已经设置的一处为准。</w:t>
      </w:r>
    </w:p>
    <w:p>
      <w:pPr>
        <w:pStyle w:val="5"/>
        <w:rPr>
          <w:color w:val="000000"/>
          <w:lang w:eastAsia="zh-CN"/>
        </w:rPr>
      </w:pPr>
      <w:bookmarkStart w:id="96" w:name="_Toc407280800"/>
      <w:r>
        <w:rPr>
          <w:rFonts w:hint="eastAsia"/>
          <w:color w:val="000000"/>
          <w:lang w:eastAsia="zh-CN"/>
        </w:rPr>
        <w:t>输入输出文件格式及模板</w:t>
      </w:r>
      <w:bookmarkEnd w:id="96"/>
    </w:p>
    <w:p>
      <w:pPr>
        <w:rPr>
          <w:lang w:eastAsia="zh-CN"/>
        </w:rPr>
      </w:pPr>
      <w:r>
        <w:rPr>
          <w:rFonts w:hint="eastAsia"/>
          <w:lang w:eastAsia="zh-CN"/>
        </w:rPr>
        <w:t>个人转保留申请时需提供：职工编号、分公司编号、姓名、证件类型、证件编号、申请日期、转保留原因、</w:t>
      </w:r>
      <w:r>
        <w:rPr>
          <w:rFonts w:hint="eastAsia"/>
          <w:color w:val="FF0000"/>
          <w:u w:val="single"/>
          <w:lang w:eastAsia="zh-CN"/>
        </w:rPr>
        <w:t>归属比例</w:t>
      </w:r>
      <w:r>
        <w:rPr>
          <w:rFonts w:hint="eastAsia"/>
          <w:lang w:eastAsia="zh-CN"/>
        </w:rPr>
        <w:t>。具体输入文件模板如下：</w:t>
      </w:r>
    </w:p>
    <w:p>
      <w:pPr>
        <w:rPr>
          <w:lang w:eastAsia="zh-CN"/>
        </w:rPr>
      </w:pPr>
      <w:r>
        <w:rPr>
          <w:lang w:eastAsia="zh-CN"/>
        </w:rPr>
        <w:object>
          <v:shape id="_x0000_i1029" o:spt="75" type="#_x0000_t75" style="height:48pt;width:76.5pt;" o:ole="t" filled="f" o:preferrelative="t" stroked="f" coordsize="21600,21600">
            <v:path/>
            <v:fill on="f" focussize="0,0"/>
            <v:stroke on="f" joinstyle="miter"/>
            <v:imagedata r:id="rId30" o:title=""/>
            <o:lock v:ext="edit" aspectratio="t"/>
            <w10:wrap type="none"/>
            <w10:anchorlock/>
          </v:shape>
          <o:OLEObject Type="Embed" ProgID="Excel.Sheet.8" ShapeID="_x0000_i1029" DrawAspect="Icon" ObjectID="_1468075729" r:id="rId29">
            <o:LockedField>false</o:LockedField>
          </o:OLEObject>
        </w:object>
      </w:r>
    </w:p>
    <w:p>
      <w:pPr>
        <w:pStyle w:val="5"/>
        <w:rPr>
          <w:lang w:eastAsia="zh-CN"/>
        </w:rPr>
      </w:pPr>
      <w:bookmarkStart w:id="97" w:name="_Toc407280801"/>
      <w:r>
        <w:rPr>
          <w:rFonts w:hint="eastAsia"/>
          <w:lang w:eastAsia="zh-CN"/>
        </w:rPr>
        <w:t>其它特殊处理和控制</w:t>
      </w:r>
      <w:bookmarkEnd w:id="97"/>
    </w:p>
    <w:p>
      <w:pPr>
        <w:rPr>
          <w:lang w:eastAsia="zh-CN"/>
        </w:rPr>
      </w:pPr>
      <w:r>
        <w:rPr>
          <w:rFonts w:hint="eastAsia"/>
          <w:lang w:eastAsia="zh-CN"/>
        </w:rPr>
        <w:t>无</w:t>
      </w:r>
    </w:p>
    <w:p>
      <w:pPr>
        <w:pStyle w:val="4"/>
        <w:ind w:left="720"/>
      </w:pPr>
      <w:bookmarkStart w:id="98" w:name="_Toc409427513"/>
      <w:bookmarkStart w:id="99" w:name="_Toc407280802"/>
      <w:r>
        <w:rPr>
          <w:rFonts w:hint="eastAsia"/>
        </w:rPr>
        <w:t>功能点3-计划转保留本金归属：</w:t>
      </w:r>
      <w:bookmarkEnd w:id="98"/>
      <w:bookmarkEnd w:id="99"/>
      <w:r>
        <w:t xml:space="preserve"> </w:t>
      </w:r>
    </w:p>
    <w:p>
      <w:pPr>
        <w:pStyle w:val="5"/>
        <w:rPr>
          <w:lang w:eastAsia="zh-CN"/>
        </w:rPr>
      </w:pPr>
      <w:bookmarkStart w:id="100" w:name="_Toc407280803"/>
      <w:r>
        <w:rPr>
          <w:rFonts w:hint="eastAsia"/>
          <w:lang w:eastAsia="zh-CN"/>
        </w:rPr>
        <w:t>功能说明</w:t>
      </w:r>
      <w:bookmarkEnd w:id="100"/>
    </w:p>
    <w:p>
      <w:pPr>
        <w:ind w:firstLine="420"/>
        <w:rPr>
          <w:lang w:eastAsia="zh-CN"/>
        </w:rPr>
      </w:pPr>
      <w:r>
        <w:rPr>
          <w:rFonts w:hint="eastAsia"/>
          <w:lang w:eastAsia="zh-CN"/>
        </w:rPr>
        <w:t>在计划转保留时，进行本金</w:t>
      </w:r>
      <w:r>
        <w:rPr>
          <w:rFonts w:hint="eastAsia"/>
          <w:lang w:val="da-DK" w:eastAsia="zh-CN"/>
        </w:rPr>
        <w:t>、2013年底本金、2013年底份额、2013年底市值</w:t>
      </w:r>
      <w:r>
        <w:rPr>
          <w:rFonts w:hint="eastAsia"/>
          <w:lang w:eastAsia="zh-CN"/>
        </w:rPr>
        <w:t>归属，即计划转保留职工的本金及2013年底本金、2013年底份额、2013年底市值按照归属比例进行归属。未归属</w:t>
      </w:r>
      <w:del w:id="2" w:author="刘献美" w:date="2015-01-14T17:11:00Z">
        <w:r>
          <w:rPr>
            <w:rFonts w:hint="eastAsia"/>
            <w:lang w:eastAsia="zh-CN"/>
          </w:rPr>
          <w:delText>MONEY</w:delText>
        </w:r>
      </w:del>
      <w:r>
        <w:rPr>
          <w:rFonts w:hint="eastAsia"/>
          <w:lang w:eastAsia="zh-CN"/>
        </w:rPr>
        <w:t>账户的本金及2013年底本金、2013年底份额、2013年底市值，归属到对应的已归属权益</w:t>
      </w:r>
      <w:del w:id="3" w:author="刘献美" w:date="2015-01-14T17:11:00Z">
        <w:r>
          <w:rPr>
            <w:rFonts w:hint="eastAsia"/>
            <w:lang w:eastAsia="zh-CN"/>
          </w:rPr>
          <w:delText>MONEY</w:delText>
        </w:r>
      </w:del>
      <w:r>
        <w:rPr>
          <w:rFonts w:hint="eastAsia"/>
          <w:lang w:eastAsia="zh-CN"/>
        </w:rPr>
        <w:t>账户的本金及2013年底本金、</w:t>
      </w:r>
      <w:commentRangeStart w:id="4"/>
      <w:r>
        <w:rPr>
          <w:rFonts w:hint="eastAsia"/>
          <w:lang w:eastAsia="zh-CN"/>
        </w:rPr>
        <w:t>2013年底份额、2013年底市值</w:t>
      </w:r>
      <w:commentRangeEnd w:id="4"/>
      <w:r>
        <w:rPr>
          <w:rStyle w:val="31"/>
        </w:rPr>
        <w:commentReference w:id="4"/>
      </w:r>
      <w:r>
        <w:rPr>
          <w:rFonts w:hint="eastAsia"/>
          <w:lang w:eastAsia="zh-CN"/>
        </w:rPr>
        <w:t>。未归属账户的本金、2013年底本金、2013年底份额、2013年底市值,直接清零。</w:t>
      </w:r>
    </w:p>
    <w:p>
      <w:pPr>
        <w:pStyle w:val="5"/>
        <w:rPr>
          <w:lang w:eastAsia="zh-CN"/>
        </w:rPr>
      </w:pPr>
      <w:bookmarkStart w:id="101" w:name="_Toc407280804"/>
      <w:r>
        <w:rPr>
          <w:rFonts w:hint="eastAsia"/>
          <w:lang w:eastAsia="zh-CN"/>
        </w:rPr>
        <w:t>菜单路径\用户</w:t>
      </w:r>
      <w:bookmarkEnd w:id="101"/>
    </w:p>
    <w:p>
      <w:pPr>
        <w:rPr>
          <w:lang w:eastAsia="zh-CN"/>
        </w:rPr>
      </w:pPr>
    </w:p>
    <w:p>
      <w:pPr>
        <w:pStyle w:val="5"/>
        <w:rPr>
          <w:lang w:eastAsia="zh-CN"/>
        </w:rPr>
      </w:pPr>
      <w:bookmarkStart w:id="102" w:name="_Toc407280805"/>
      <w:r>
        <w:rPr>
          <w:rFonts w:hint="eastAsia"/>
        </w:rPr>
        <w:t>功能界面（可选）</w:t>
      </w:r>
      <w:bookmarkEnd w:id="102"/>
    </w:p>
    <w:p>
      <w:pPr>
        <w:rPr>
          <w:lang w:eastAsia="zh-CN"/>
        </w:rPr>
      </w:pPr>
      <w:r>
        <w:rPr>
          <w:rFonts w:hint="eastAsia"/>
          <w:lang w:eastAsia="zh-CN"/>
        </w:rPr>
        <w:t>无</w:t>
      </w:r>
    </w:p>
    <w:p>
      <w:pPr>
        <w:pStyle w:val="5"/>
        <w:rPr>
          <w:lang w:eastAsia="zh-CN"/>
        </w:rPr>
      </w:pPr>
      <w:bookmarkStart w:id="103" w:name="_Toc407280806"/>
      <w:r>
        <w:rPr>
          <w:rFonts w:hint="eastAsia"/>
          <w:lang w:eastAsia="zh-CN"/>
        </w:rPr>
        <w:t>后台处理</w:t>
      </w:r>
      <w:r>
        <w:rPr>
          <w:rFonts w:hint="eastAsia"/>
        </w:rPr>
        <w:t>逻辑</w:t>
      </w:r>
      <w:bookmarkEnd w:id="103"/>
    </w:p>
    <w:p>
      <w:pPr>
        <w:pStyle w:val="6"/>
        <w:rPr>
          <w:b/>
        </w:rPr>
      </w:pPr>
      <w:bookmarkStart w:id="104" w:name="_Toc407280807"/>
      <w:r>
        <w:rPr>
          <w:rFonts w:hint="eastAsia"/>
          <w:b/>
        </w:rPr>
        <w:t>功能流程</w:t>
      </w:r>
      <w:bookmarkEnd w:id="104"/>
    </w:p>
    <w:p>
      <w:pPr>
        <w:ind w:left="426"/>
        <w:rPr>
          <w:lang w:val="da-DK" w:eastAsia="zh-CN"/>
        </w:rPr>
      </w:pPr>
      <w:r>
        <w:rPr>
          <w:rFonts w:hint="eastAsia"/>
          <w:lang w:val="da-DK" w:eastAsia="zh-CN"/>
        </w:rPr>
        <w:t>1、本金、2013年底本金、2013年底份额、2013年底市值按照计划转保留申请的归属比例或者企业计划的归属规则，进行归属。</w:t>
      </w:r>
    </w:p>
    <w:p>
      <w:pPr>
        <w:ind w:left="426"/>
        <w:rPr>
          <w:lang w:val="da-DK" w:eastAsia="zh-CN"/>
        </w:rPr>
      </w:pPr>
      <w:bookmarkStart w:id="105" w:name="_Toc407280808"/>
      <w:r>
        <w:rPr>
          <w:rFonts w:hint="eastAsia"/>
          <w:lang w:val="da-DK" w:eastAsia="zh-CN"/>
        </w:rPr>
        <w:t>2、计算应归属本金和应归属2013底本金、2013年底份额、2013年底市值，已归属账户的已归属本金=企子未归属账户本金*归属比例,未归属本金=企业子未归属账户的本金-已归属账户的归属归属本金。同理，2013年底本金的归属规则、2013年底份额的归属规则、2013年底市值的归属规则与本金的归属规则一致。</w:t>
      </w:r>
    </w:p>
    <w:p>
      <w:pPr>
        <w:ind w:left="426"/>
        <w:rPr>
          <w:lang w:val="da-DK" w:eastAsia="zh-CN"/>
        </w:rPr>
      </w:pPr>
      <w:r>
        <w:rPr>
          <w:rFonts w:hint="eastAsia"/>
          <w:lang w:val="da-DK" w:eastAsia="zh-CN"/>
        </w:rPr>
        <w:t>3、归属后，个人余额表的记录本金、2013年底本金、2013年底份额、2013年底市值变更情况。参与归属的企子未归属账户的本金清零，对应的企子已归属权益账户加上已归属本金。同理，2013年底本金的归属规则、2013年底份额的归属规则、2013年底市值的归属规则与本金的归属规则一致。</w:t>
      </w:r>
    </w:p>
    <w:p>
      <w:pPr>
        <w:ind w:left="426"/>
        <w:rPr>
          <w:lang w:val="da-DK" w:eastAsia="zh-CN"/>
        </w:rPr>
      </w:pPr>
      <w:r>
        <w:rPr>
          <w:rFonts w:hint="eastAsia"/>
          <w:lang w:val="da-DK" w:eastAsia="zh-CN"/>
        </w:rPr>
        <w:t>4、记录对应的本金流水。参与归属的企业子未归属账户本金减去已归属本金，再减去未归属本金；对应的已归属账户加上已归属本金。</w:t>
      </w:r>
      <w:r>
        <w:rPr>
          <w:lang w:val="da-DK" w:eastAsia="zh-CN"/>
        </w:rPr>
        <w:t>2013</w:t>
      </w:r>
      <w:r>
        <w:rPr>
          <w:rFonts w:hint="eastAsia"/>
          <w:lang w:val="da-DK" w:eastAsia="zh-CN"/>
        </w:rPr>
        <w:t>年底本金的归属，不再记录发生流水。</w:t>
      </w:r>
    </w:p>
    <w:p>
      <w:pPr>
        <w:ind w:left="426"/>
        <w:rPr>
          <w:lang w:val="da-DK" w:eastAsia="zh-CN"/>
        </w:rPr>
      </w:pPr>
      <w:r>
        <w:rPr>
          <w:rFonts w:hint="eastAsia"/>
          <w:lang w:val="da-DK" w:eastAsia="zh-CN"/>
        </w:rPr>
        <w:t>5、本金及2013底本金、2013年底份额、2013年底市值的归属明细，记录在权益归属明细表中。</w:t>
      </w:r>
    </w:p>
    <w:p>
      <w:pPr>
        <w:pStyle w:val="6"/>
        <w:rPr>
          <w:b/>
        </w:rPr>
      </w:pPr>
      <w:r>
        <w:rPr>
          <w:rFonts w:hint="eastAsia"/>
          <w:b/>
        </w:rPr>
        <w:t>功能流程描述</w:t>
      </w:r>
      <w:bookmarkEnd w:id="105"/>
    </w:p>
    <w:p>
      <w:pPr>
        <w:ind w:firstLine="420"/>
        <w:rPr>
          <w:lang w:val="da-DK" w:eastAsia="zh-CN"/>
        </w:rPr>
      </w:pPr>
      <w:r>
        <w:rPr>
          <w:rFonts w:hint="eastAsia"/>
          <w:lang w:val="da-DK" w:eastAsia="zh-CN"/>
        </w:rPr>
        <w:t>计划转保留(计划外转保留)本金、2013年底本金、2013年底份额、2013年底市值归属涉及到最重要的计算变量“归属比例”，归属比例可以在计划层的归属规则中进行设置，也可在计划转保留申请提出时设置。若两者都进行了设置，则以计划转保留申请为准，若有一处未进行设置，则以已经设置的一处为准。</w:t>
      </w:r>
    </w:p>
    <w:p>
      <w:pPr>
        <w:pStyle w:val="5"/>
        <w:rPr>
          <w:color w:val="000000"/>
          <w:lang w:eastAsia="zh-CN"/>
        </w:rPr>
      </w:pPr>
      <w:bookmarkStart w:id="106" w:name="_Toc407280809"/>
      <w:r>
        <w:rPr>
          <w:rFonts w:hint="eastAsia"/>
          <w:color w:val="000000"/>
          <w:lang w:eastAsia="zh-CN"/>
        </w:rPr>
        <w:t>输入输出文件格式及模板</w:t>
      </w:r>
      <w:bookmarkEnd w:id="106"/>
    </w:p>
    <w:p>
      <w:pPr>
        <w:rPr>
          <w:lang w:eastAsia="zh-CN"/>
        </w:rPr>
      </w:pPr>
      <w:r>
        <w:rPr>
          <w:rFonts w:hint="eastAsia"/>
          <w:lang w:eastAsia="zh-CN"/>
        </w:rPr>
        <w:t>计划转保留申请时需提供：职工编号、姓名、证件类型、证件编号、</w:t>
      </w:r>
      <w:r>
        <w:rPr>
          <w:rFonts w:hint="eastAsia"/>
          <w:color w:val="FF0000"/>
          <w:u w:val="single"/>
          <w:lang w:eastAsia="zh-CN"/>
        </w:rPr>
        <w:t>归属比例</w:t>
      </w:r>
      <w:r>
        <w:rPr>
          <w:rFonts w:hint="eastAsia"/>
          <w:lang w:eastAsia="zh-CN"/>
        </w:rPr>
        <w:t>、转保留原因、申请日期。具体输入模板如下：</w:t>
      </w:r>
    </w:p>
    <w:p>
      <w:pPr>
        <w:rPr>
          <w:lang w:eastAsia="zh-CN"/>
        </w:rPr>
      </w:pPr>
      <w:r>
        <w:rPr>
          <w:lang w:eastAsia="zh-CN"/>
        </w:rPr>
        <w:object>
          <v:shape id="_x0000_i1030" o:spt="75" type="#_x0000_t75" style="height:48pt;width:76.5pt;" o:ole="t" filled="f" o:preferrelative="t" stroked="f" coordsize="21600,21600">
            <v:path/>
            <v:fill on="f" focussize="0,0"/>
            <v:stroke on="f" joinstyle="miter"/>
            <v:imagedata r:id="rId32" o:title=""/>
            <o:lock v:ext="edit" aspectratio="t"/>
            <w10:wrap type="none"/>
            <w10:anchorlock/>
          </v:shape>
          <o:OLEObject Type="Embed" ProgID="Excel.Sheet.8" ShapeID="_x0000_i1030" DrawAspect="Icon" ObjectID="_1468075730" r:id="rId31">
            <o:LockedField>false</o:LockedField>
          </o:OLEObject>
        </w:object>
      </w:r>
    </w:p>
    <w:p>
      <w:pPr>
        <w:pStyle w:val="5"/>
        <w:rPr>
          <w:lang w:eastAsia="zh-CN"/>
        </w:rPr>
      </w:pPr>
      <w:bookmarkStart w:id="107" w:name="_Toc407280810"/>
      <w:r>
        <w:rPr>
          <w:rFonts w:hint="eastAsia"/>
        </w:rPr>
        <w:t>其它特殊处理和控制</w:t>
      </w:r>
      <w:bookmarkEnd w:id="107"/>
    </w:p>
    <w:p>
      <w:pPr>
        <w:rPr>
          <w:lang w:eastAsia="zh-CN"/>
        </w:rPr>
      </w:pPr>
      <w:r>
        <w:rPr>
          <w:rFonts w:hint="eastAsia"/>
          <w:lang w:eastAsia="zh-CN"/>
        </w:rPr>
        <w:t>无</w:t>
      </w:r>
    </w:p>
    <w:p>
      <w:pPr>
        <w:pStyle w:val="4"/>
        <w:ind w:left="720"/>
      </w:pPr>
      <w:bookmarkStart w:id="108" w:name="_Toc407280811"/>
      <w:bookmarkStart w:id="109" w:name="_Toc409427514"/>
      <w:commentRangeStart w:id="5"/>
      <w:r>
        <w:rPr>
          <w:rFonts w:hint="eastAsia"/>
        </w:rPr>
        <w:t>功能点4-转移本金归属：</w:t>
      </w:r>
      <w:bookmarkEnd w:id="108"/>
      <w:bookmarkEnd w:id="109"/>
      <w:commentRangeEnd w:id="5"/>
      <w:r>
        <w:rPr>
          <w:rStyle w:val="31"/>
          <w:rFonts w:ascii="Arial" w:hAnsi="Arial"/>
          <w:b w:val="0"/>
          <w:lang w:eastAsia="en-US"/>
        </w:rPr>
        <w:commentReference w:id="5"/>
      </w:r>
    </w:p>
    <w:p>
      <w:pPr>
        <w:pStyle w:val="5"/>
        <w:rPr>
          <w:lang w:eastAsia="zh-CN"/>
        </w:rPr>
      </w:pPr>
      <w:bookmarkStart w:id="110" w:name="_Toc407280812"/>
      <w:r>
        <w:rPr>
          <w:rFonts w:hint="eastAsia"/>
          <w:lang w:eastAsia="zh-CN"/>
        </w:rPr>
        <w:t>功能说明</w:t>
      </w:r>
      <w:bookmarkEnd w:id="110"/>
    </w:p>
    <w:p>
      <w:pPr>
        <w:ind w:firstLine="420"/>
        <w:rPr>
          <w:lang w:eastAsia="zh-CN"/>
        </w:rPr>
      </w:pPr>
      <w:r>
        <w:rPr>
          <w:rFonts w:hint="eastAsia"/>
          <w:lang w:eastAsia="zh-CN"/>
        </w:rPr>
        <w:t>在进行个人转移转出业务时，进行本金</w:t>
      </w:r>
      <w:r>
        <w:rPr>
          <w:rFonts w:hint="eastAsia"/>
          <w:lang w:val="da-DK" w:eastAsia="zh-CN"/>
        </w:rPr>
        <w:t>、2013年底本金、2013年底份额、2013年底市值</w:t>
      </w:r>
      <w:r>
        <w:rPr>
          <w:rFonts w:hint="eastAsia"/>
          <w:lang w:eastAsia="zh-CN"/>
        </w:rPr>
        <w:t>归属，即转出职工的本金及2013年底本金、2013年底份额、2013年底市值按照归属比例进行归属。未归属MONEY账户的本金及2013年底本金、2013年底份额、2013年底市值，归属到对应的已归属权益MONEY账户的本金及2013年底本金、2013年底份额、2013年底市值。未归属账户的本金、2013年底本金、2013年底份额、2013年底市值,直接清零。</w:t>
      </w:r>
    </w:p>
    <w:p>
      <w:pPr>
        <w:ind w:firstLine="420"/>
        <w:rPr>
          <w:lang w:eastAsia="zh-CN"/>
        </w:rPr>
      </w:pPr>
    </w:p>
    <w:p>
      <w:pPr>
        <w:pStyle w:val="5"/>
        <w:rPr>
          <w:lang w:eastAsia="zh-CN"/>
        </w:rPr>
      </w:pPr>
      <w:bookmarkStart w:id="111" w:name="_Toc407280813"/>
      <w:r>
        <w:rPr>
          <w:rFonts w:hint="eastAsia"/>
          <w:lang w:eastAsia="zh-CN"/>
        </w:rPr>
        <w:t>菜单路径\用户</w:t>
      </w:r>
      <w:bookmarkEnd w:id="111"/>
    </w:p>
    <w:p>
      <w:pPr>
        <w:rPr>
          <w:lang w:eastAsia="zh-CN"/>
        </w:rPr>
      </w:pPr>
      <w:r>
        <w:rPr>
          <w:rFonts w:hint="eastAsia"/>
          <w:lang w:eastAsia="zh-CN"/>
        </w:rPr>
        <w:t>无</w:t>
      </w:r>
    </w:p>
    <w:p>
      <w:pPr>
        <w:pStyle w:val="5"/>
        <w:rPr>
          <w:lang w:eastAsia="zh-CN"/>
        </w:rPr>
      </w:pPr>
      <w:bookmarkStart w:id="112" w:name="_Toc407280814"/>
      <w:r>
        <w:rPr>
          <w:rFonts w:hint="eastAsia"/>
        </w:rPr>
        <w:t>功能界面（可选）</w:t>
      </w:r>
      <w:bookmarkEnd w:id="112"/>
    </w:p>
    <w:p>
      <w:pPr>
        <w:rPr>
          <w:lang w:eastAsia="zh-CN"/>
        </w:rPr>
      </w:pPr>
      <w:r>
        <w:rPr>
          <w:rFonts w:hint="eastAsia"/>
          <w:lang w:eastAsia="zh-CN"/>
        </w:rPr>
        <w:t>无</w:t>
      </w:r>
    </w:p>
    <w:p>
      <w:pPr>
        <w:pStyle w:val="5"/>
        <w:rPr>
          <w:lang w:eastAsia="zh-CN"/>
        </w:rPr>
      </w:pPr>
      <w:bookmarkStart w:id="113" w:name="_Toc407280815"/>
      <w:r>
        <w:rPr>
          <w:rFonts w:hint="eastAsia"/>
          <w:lang w:eastAsia="zh-CN"/>
        </w:rPr>
        <w:t>后台处理</w:t>
      </w:r>
      <w:r>
        <w:rPr>
          <w:rFonts w:hint="eastAsia"/>
        </w:rPr>
        <w:t>逻辑</w:t>
      </w:r>
      <w:bookmarkEnd w:id="113"/>
      <w:r>
        <w:rPr>
          <w:rFonts w:hint="eastAsia"/>
          <w:lang w:eastAsia="zh-CN"/>
        </w:rPr>
        <w:t xml:space="preserve"> </w:t>
      </w:r>
    </w:p>
    <w:p>
      <w:pPr>
        <w:rPr>
          <w:lang w:eastAsia="zh-CN"/>
        </w:rPr>
      </w:pPr>
      <w:r>
        <w:rPr>
          <w:rFonts w:hint="eastAsia"/>
          <w:lang w:eastAsia="zh-CN"/>
        </w:rPr>
        <w:t>无</w:t>
      </w:r>
    </w:p>
    <w:p>
      <w:pPr>
        <w:pStyle w:val="6"/>
        <w:rPr>
          <w:b/>
          <w:lang w:eastAsia="zh-CN"/>
        </w:rPr>
      </w:pPr>
      <w:bookmarkStart w:id="114" w:name="_Toc407280816"/>
      <w:r>
        <w:rPr>
          <w:rFonts w:hint="eastAsia"/>
          <w:b/>
        </w:rPr>
        <w:t>功能流程</w:t>
      </w:r>
      <w:bookmarkEnd w:id="114"/>
    </w:p>
    <w:p>
      <w:pPr>
        <w:ind w:left="426"/>
        <w:rPr>
          <w:lang w:val="da-DK" w:eastAsia="zh-CN"/>
        </w:rPr>
      </w:pPr>
      <w:r>
        <w:rPr>
          <w:rFonts w:hint="eastAsia"/>
          <w:lang w:val="da-DK" w:eastAsia="zh-CN"/>
        </w:rPr>
        <w:t>1、</w:t>
      </w:r>
      <w:r>
        <w:rPr>
          <w:rFonts w:hint="eastAsia"/>
          <w:lang w:eastAsia="zh-CN"/>
        </w:rPr>
        <w:t>本金</w:t>
      </w:r>
      <w:r>
        <w:rPr>
          <w:rFonts w:hint="eastAsia"/>
          <w:lang w:val="da-DK" w:eastAsia="zh-CN"/>
        </w:rPr>
        <w:t>、2013年底本金、2013年底份额、2013年底市值按照个人转移转出申请的归属比例或者企业计划的归属规则，进行归属。</w:t>
      </w:r>
    </w:p>
    <w:p>
      <w:pPr>
        <w:ind w:left="426"/>
        <w:rPr>
          <w:lang w:val="da-DK" w:eastAsia="zh-CN"/>
        </w:rPr>
      </w:pPr>
      <w:bookmarkStart w:id="115" w:name="_Toc407280817"/>
      <w:r>
        <w:rPr>
          <w:rFonts w:hint="eastAsia"/>
          <w:lang w:val="da-DK" w:eastAsia="zh-CN"/>
        </w:rPr>
        <w:t>2、计算应归属本金和应归属2013底本金、2013年底份额、2013年底市值，已归属账户的已归属本金=企子未归属账户本金*归属比例,未归属本金=企业子未归属账户的本金-已归属账户的归属归属本金。同理，2013年底本金的归属规则、2013年底份额的归属规则、2013年底市值的归属规则与本金的归属规则一致。</w:t>
      </w:r>
    </w:p>
    <w:p>
      <w:pPr>
        <w:ind w:left="426"/>
        <w:rPr>
          <w:lang w:val="da-DK" w:eastAsia="zh-CN"/>
        </w:rPr>
      </w:pPr>
      <w:r>
        <w:rPr>
          <w:rFonts w:hint="eastAsia"/>
          <w:lang w:val="da-DK" w:eastAsia="zh-CN"/>
        </w:rPr>
        <w:t>3、归属后，个人余额表的记录本金、2013年底本金、2013年底份额、2013年底市值变更情况。参与归属的企子未归属账户的本金清零，对应的企子已归属权益账户加上已归属本金。同理，2013年底本金的归属规则、2013年底份额的归属规则、2013年底市值的归属规则与本金的归属规则一致。</w:t>
      </w:r>
    </w:p>
    <w:p>
      <w:pPr>
        <w:ind w:left="426"/>
        <w:rPr>
          <w:lang w:val="da-DK" w:eastAsia="zh-CN"/>
        </w:rPr>
      </w:pPr>
      <w:r>
        <w:rPr>
          <w:rFonts w:hint="eastAsia"/>
          <w:lang w:val="da-DK" w:eastAsia="zh-CN"/>
        </w:rPr>
        <w:t>4、记录对应的本金流水。参与归属的企业子未归属账户本金减去已归属本金，再减去未归属本金；对应的已归属账户加上已归属本金。</w:t>
      </w:r>
      <w:r>
        <w:rPr>
          <w:lang w:val="da-DK" w:eastAsia="zh-CN"/>
        </w:rPr>
        <w:t>2013</w:t>
      </w:r>
      <w:r>
        <w:rPr>
          <w:rFonts w:hint="eastAsia"/>
          <w:lang w:val="da-DK" w:eastAsia="zh-CN"/>
        </w:rPr>
        <w:t>年底本金的归属，不再记录发生流水。</w:t>
      </w:r>
    </w:p>
    <w:p>
      <w:pPr>
        <w:ind w:left="426"/>
        <w:rPr>
          <w:lang w:val="da-DK" w:eastAsia="zh-CN"/>
        </w:rPr>
      </w:pPr>
      <w:r>
        <w:rPr>
          <w:rFonts w:hint="eastAsia"/>
          <w:lang w:val="da-DK" w:eastAsia="zh-CN"/>
        </w:rPr>
        <w:t>5、本金及2013底本金、2013年底份额、2013年底市值的归属明细，记录在权益归属明细表中。</w:t>
      </w:r>
    </w:p>
    <w:p>
      <w:pPr>
        <w:pStyle w:val="6"/>
        <w:rPr>
          <w:b/>
        </w:rPr>
      </w:pPr>
      <w:r>
        <w:rPr>
          <w:rFonts w:hint="eastAsia"/>
          <w:b/>
        </w:rPr>
        <w:t>功能流程描述</w:t>
      </w:r>
      <w:bookmarkEnd w:id="115"/>
    </w:p>
    <w:p>
      <w:pPr>
        <w:ind w:firstLine="420"/>
        <w:rPr>
          <w:lang w:val="da-DK" w:eastAsia="zh-CN"/>
        </w:rPr>
      </w:pPr>
      <w:r>
        <w:rPr>
          <w:rFonts w:hint="eastAsia"/>
          <w:lang w:val="da-DK" w:eastAsia="zh-CN"/>
        </w:rPr>
        <w:t>个人转移转出本金、2013年底本金、2013年底份额、2013年底市值归属涉及到最重要的计算变量“归属比例”，归属比例可以在计划层的归属规则中进行设置，也可在个人转移转出申请提出时设置。若两者都进行了设置，则以个人转移转出申请为准，若有一处未进行设置，则以已经设置的一处为准。</w:t>
      </w:r>
    </w:p>
    <w:p>
      <w:pPr>
        <w:pStyle w:val="5"/>
        <w:rPr>
          <w:color w:val="000000"/>
          <w:lang w:eastAsia="zh-CN"/>
        </w:rPr>
      </w:pPr>
      <w:bookmarkStart w:id="116" w:name="_Toc407280818"/>
      <w:r>
        <w:rPr>
          <w:rFonts w:hint="eastAsia"/>
          <w:color w:val="000000"/>
          <w:lang w:eastAsia="zh-CN"/>
        </w:rPr>
        <w:t>输入输出文件格式及模板</w:t>
      </w:r>
      <w:bookmarkEnd w:id="116"/>
    </w:p>
    <w:p>
      <w:pPr>
        <w:rPr>
          <w:lang w:eastAsia="zh-CN"/>
        </w:rPr>
      </w:pPr>
      <w:r>
        <w:rPr>
          <w:rFonts w:hint="eastAsia"/>
          <w:lang w:eastAsia="zh-CN"/>
        </w:rPr>
        <w:t>个人转移转出时需提供：计划编号、企业编号、分公司编码、职工编号、姓名、证件类型、证件编号、申请日期、转移原因、转入账户户名、开户行银行名称、银行卡号、转出日期、转入年金计划名称、转入企业名称、转入账户管理人名称、</w:t>
      </w:r>
      <w:r>
        <w:rPr>
          <w:rFonts w:hint="eastAsia"/>
          <w:color w:val="FF0000"/>
          <w:u w:val="single"/>
          <w:lang w:eastAsia="zh-CN"/>
        </w:rPr>
        <w:t>归属比例</w:t>
      </w:r>
      <w:r>
        <w:rPr>
          <w:rFonts w:hint="eastAsia"/>
          <w:lang w:eastAsia="zh-CN"/>
        </w:rPr>
        <w:t>。具体输入文件模板如下：</w:t>
      </w:r>
    </w:p>
    <w:p>
      <w:pPr>
        <w:rPr>
          <w:lang w:eastAsia="zh-CN"/>
        </w:rPr>
      </w:pPr>
      <w:r>
        <w:rPr>
          <w:lang w:eastAsia="zh-CN"/>
        </w:rPr>
        <w:object>
          <v:shape id="_x0000_i1031" o:spt="75" type="#_x0000_t75" style="height:48pt;width:76.5pt;" o:ole="t" filled="f" o:preferrelative="t" stroked="f" coordsize="21600,21600">
            <v:path/>
            <v:fill on="f" focussize="0,0"/>
            <v:stroke on="f" joinstyle="miter"/>
            <v:imagedata r:id="rId34" o:title=""/>
            <o:lock v:ext="edit" aspectratio="t"/>
            <w10:wrap type="none"/>
            <w10:anchorlock/>
          </v:shape>
          <o:OLEObject Type="Embed" ProgID="Excel.Sheet.8" ShapeID="_x0000_i1031" DrawAspect="Icon" ObjectID="_1468075731" r:id="rId33">
            <o:LockedField>false</o:LockedField>
          </o:OLEObject>
        </w:object>
      </w:r>
    </w:p>
    <w:p>
      <w:pPr>
        <w:pStyle w:val="5"/>
        <w:rPr>
          <w:lang w:eastAsia="zh-CN"/>
        </w:rPr>
      </w:pPr>
      <w:bookmarkStart w:id="117" w:name="_Toc407280819"/>
      <w:r>
        <w:rPr>
          <w:rFonts w:hint="eastAsia"/>
        </w:rPr>
        <w:t>其它特殊处理和控制</w:t>
      </w:r>
      <w:bookmarkEnd w:id="117"/>
    </w:p>
    <w:p>
      <w:pPr>
        <w:rPr>
          <w:lang w:eastAsia="zh-CN"/>
        </w:rPr>
      </w:pPr>
      <w:r>
        <w:rPr>
          <w:rFonts w:hint="eastAsia"/>
          <w:lang w:eastAsia="zh-CN"/>
        </w:rPr>
        <w:t>无</w:t>
      </w:r>
    </w:p>
    <w:p>
      <w:pPr>
        <w:rPr>
          <w:lang w:eastAsia="zh-CN"/>
        </w:rPr>
      </w:pPr>
    </w:p>
    <w:p>
      <w:pPr>
        <w:rPr>
          <w:lang w:eastAsia="zh-CN"/>
        </w:rPr>
      </w:pPr>
    </w:p>
    <w:p>
      <w:pPr>
        <w:pStyle w:val="3"/>
      </w:pPr>
      <w:commentRangeStart w:id="6"/>
      <w:bookmarkStart w:id="118" w:name="_Toc409427515"/>
      <w:bookmarkStart w:id="119" w:name="_Toc407723153"/>
      <w:r>
        <w:rPr>
          <w:rFonts w:hint="eastAsia"/>
        </w:rPr>
        <w:t>支付复职</w:t>
      </w:r>
      <w:bookmarkEnd w:id="118"/>
      <w:bookmarkEnd w:id="119"/>
      <w:commentRangeEnd w:id="6"/>
      <w:r>
        <w:rPr>
          <w:rStyle w:val="31"/>
          <w:rFonts w:ascii="Arial" w:hAnsi="Arial"/>
          <w:b w:val="0"/>
          <w:lang w:eastAsia="en-US"/>
        </w:rPr>
        <w:commentReference w:id="6"/>
      </w:r>
    </w:p>
    <w:p>
      <w:pPr>
        <w:pStyle w:val="4"/>
        <w:spacing w:after="156"/>
      </w:pPr>
      <w:bookmarkStart w:id="120" w:name="_Toc409427516"/>
      <w:bookmarkStart w:id="121" w:name="_Toc407723154"/>
      <w:r>
        <w:rPr>
          <w:rFonts w:hint="eastAsia"/>
        </w:rPr>
        <w:t>原始需求</w:t>
      </w:r>
      <w:bookmarkEnd w:id="120"/>
      <w:bookmarkEnd w:id="121"/>
    </w:p>
    <w:p>
      <w:pPr>
        <w:ind w:firstLine="420"/>
        <w:rPr>
          <w:sz w:val="21"/>
          <w:szCs w:val="21"/>
          <w:lang w:eastAsia="zh-CN"/>
        </w:rPr>
      </w:pPr>
      <w:r>
        <w:rPr>
          <w:rFonts w:hint="eastAsia"/>
          <w:sz w:val="21"/>
          <w:szCs w:val="21"/>
          <w:lang w:eastAsia="zh-CN"/>
        </w:rPr>
        <w:t>职工支付复职时，根据本金归属明细表将支付申请时未归属的本金和已归属的本金划回到发生归属的企业子账户，同时记录发生归属账户的本金增流水和已归属账户的本金减流水。</w:t>
      </w:r>
    </w:p>
    <w:p>
      <w:pPr>
        <w:ind w:firstLine="420"/>
        <w:rPr>
          <w:sz w:val="21"/>
          <w:szCs w:val="21"/>
          <w:lang w:eastAsia="zh-CN"/>
        </w:rPr>
      </w:pPr>
      <w:r>
        <w:rPr>
          <w:rFonts w:hint="eastAsia"/>
          <w:sz w:val="21"/>
          <w:szCs w:val="21"/>
          <w:lang w:eastAsia="zh-CN"/>
        </w:rPr>
        <w:t>职工支付复职时，根据本金归属明细表将支付申请时未归属的存量本金和已归属的存量本金划回到发生归属的企业子账户。</w:t>
      </w:r>
    </w:p>
    <w:p>
      <w:pPr>
        <w:pStyle w:val="5"/>
        <w:spacing w:after="156"/>
        <w:rPr>
          <w:lang w:eastAsia="zh-CN"/>
        </w:rPr>
      </w:pPr>
      <w:r>
        <w:rPr>
          <w:rFonts w:hint="eastAsia"/>
          <w:lang w:eastAsia="zh-CN"/>
        </w:rPr>
        <w:t>需求描述</w:t>
      </w:r>
    </w:p>
    <w:p>
      <w:pPr>
        <w:ind w:firstLine="420"/>
        <w:rPr>
          <w:sz w:val="21"/>
          <w:szCs w:val="21"/>
          <w:lang w:eastAsia="zh-CN"/>
        </w:rPr>
      </w:pPr>
      <w:r>
        <w:rPr>
          <w:rFonts w:hint="eastAsia"/>
          <w:sz w:val="21"/>
          <w:szCs w:val="21"/>
          <w:lang w:eastAsia="zh-CN"/>
        </w:rPr>
        <w:t>职工支付复职时，根据本金归属明细表将支付申请时未归属的本金和已归属的本金划回到发生归属的企业子账户，同时记录本金流水。</w:t>
      </w:r>
    </w:p>
    <w:p>
      <w:pPr>
        <w:ind w:firstLine="420"/>
        <w:rPr>
          <w:sz w:val="21"/>
          <w:szCs w:val="21"/>
          <w:lang w:eastAsia="zh-CN"/>
        </w:rPr>
      </w:pPr>
      <w:r>
        <w:rPr>
          <w:rFonts w:hint="eastAsia"/>
          <w:sz w:val="21"/>
          <w:szCs w:val="21"/>
          <w:lang w:eastAsia="zh-CN"/>
        </w:rPr>
        <w:t>职工支付复职时，根据本金归属明细表将支付申请时未归属的存量本金和已归属的存量本金划回到发生归属的企业子账户。</w:t>
      </w:r>
    </w:p>
    <w:p>
      <w:pPr>
        <w:pStyle w:val="5"/>
        <w:spacing w:after="156"/>
      </w:pPr>
      <w:r>
        <w:rPr>
          <w:rFonts w:hint="eastAsia"/>
          <w:lang w:eastAsia="zh-CN"/>
        </w:rPr>
        <w:t>需求变更</w:t>
      </w:r>
      <w:r>
        <w:rPr>
          <w:rFonts w:hint="eastAsia"/>
        </w:rPr>
        <w:t>记录</w:t>
      </w:r>
    </w:p>
    <w:p>
      <w:pPr>
        <w:spacing w:after="156" w:line="360" w:lineRule="auto"/>
        <w:ind w:firstLine="420"/>
        <w:rPr>
          <w:color w:val="000000"/>
          <w:sz w:val="21"/>
          <w:szCs w:val="21"/>
          <w:lang w:eastAsia="zh-CN"/>
        </w:rPr>
      </w:pPr>
      <w:r>
        <w:rPr>
          <w:rFonts w:hint="eastAsia"/>
          <w:color w:val="000000"/>
          <w:sz w:val="21"/>
          <w:szCs w:val="21"/>
          <w:lang w:eastAsia="zh-CN"/>
        </w:rPr>
        <w:t>无</w:t>
      </w:r>
    </w:p>
    <w:p>
      <w:pPr>
        <w:pStyle w:val="5"/>
        <w:spacing w:after="156"/>
      </w:pPr>
      <w:r>
        <w:rPr>
          <w:rFonts w:hint="eastAsia"/>
          <w:lang w:eastAsia="zh-CN"/>
        </w:rPr>
        <w:t>功能点概要</w:t>
      </w:r>
    </w:p>
    <w:p>
      <w:pPr>
        <w:pStyle w:val="4"/>
        <w:spacing w:after="156"/>
      </w:pPr>
      <w:bookmarkStart w:id="122" w:name="_Toc409427517"/>
      <w:bookmarkStart w:id="123" w:name="_Toc407723155"/>
      <w:r>
        <w:rPr>
          <w:rFonts w:hint="eastAsia"/>
        </w:rPr>
        <w:t>功能点：支付复职</w:t>
      </w:r>
      <w:bookmarkEnd w:id="122"/>
      <w:bookmarkEnd w:id="123"/>
    </w:p>
    <w:p>
      <w:pPr>
        <w:pStyle w:val="5"/>
        <w:spacing w:after="156"/>
        <w:rPr>
          <w:lang w:eastAsia="zh-CN"/>
        </w:rPr>
      </w:pPr>
      <w:r>
        <w:rPr>
          <w:rFonts w:hint="eastAsia"/>
          <w:lang w:eastAsia="zh-CN"/>
        </w:rPr>
        <w:t>功能说明</w:t>
      </w:r>
    </w:p>
    <w:p>
      <w:pPr>
        <w:pStyle w:val="5"/>
        <w:spacing w:after="156"/>
      </w:pPr>
      <w:r>
        <w:rPr>
          <w:rFonts w:hint="eastAsia"/>
          <w:lang w:eastAsia="zh-CN"/>
        </w:rPr>
        <w:t>菜单路径\用户</w:t>
      </w:r>
    </w:p>
    <w:p>
      <w:pPr>
        <w:pStyle w:val="5"/>
        <w:spacing w:after="156"/>
      </w:pPr>
      <w:r>
        <w:rPr>
          <w:rFonts w:hint="eastAsia"/>
        </w:rPr>
        <w:t>功能界面（可选）</w:t>
      </w:r>
    </w:p>
    <w:p>
      <w:pPr>
        <w:pStyle w:val="6"/>
        <w:spacing w:after="156"/>
      </w:pPr>
      <w:r>
        <w:rPr>
          <w:rFonts w:hint="eastAsia"/>
          <w:lang w:eastAsia="zh-CN"/>
        </w:rPr>
        <w:t>维护</w:t>
      </w:r>
      <w:r>
        <w:rPr>
          <w:rFonts w:hint="eastAsia"/>
        </w:rPr>
        <w:t>界面</w:t>
      </w:r>
    </w:p>
    <w:p>
      <w:pPr>
        <w:pStyle w:val="5"/>
        <w:spacing w:after="156"/>
      </w:pPr>
      <w:r>
        <w:rPr>
          <w:rFonts w:hint="eastAsia"/>
          <w:lang w:eastAsia="zh-CN"/>
        </w:rPr>
        <w:t>后台处理</w:t>
      </w:r>
      <w:r>
        <w:rPr>
          <w:rFonts w:hint="eastAsia"/>
        </w:rPr>
        <w:t>逻辑</w:t>
      </w:r>
    </w:p>
    <w:p>
      <w:pPr>
        <w:spacing w:after="156" w:line="360" w:lineRule="auto"/>
        <w:ind w:firstLine="420"/>
        <w:rPr>
          <w:color w:val="000000"/>
          <w:sz w:val="21"/>
          <w:szCs w:val="21"/>
          <w:lang w:eastAsia="zh-CN"/>
        </w:rPr>
      </w:pPr>
      <w:r>
        <w:rPr>
          <w:rFonts w:hint="eastAsia"/>
          <w:color w:val="000000"/>
          <w:sz w:val="21"/>
          <w:szCs w:val="21"/>
          <w:lang w:eastAsia="zh-CN"/>
        </w:rPr>
        <w:t>【说明】列示本功能的处理逻辑。</w:t>
      </w:r>
    </w:p>
    <w:p>
      <w:pPr>
        <w:pStyle w:val="6"/>
        <w:spacing w:after="156"/>
      </w:pPr>
      <w:r>
        <w:rPr>
          <w:rFonts w:hint="eastAsia"/>
        </w:rPr>
        <w:t>功能流程</w:t>
      </w:r>
    </w:p>
    <w:p>
      <w:pPr>
        <w:spacing w:after="156" w:line="360" w:lineRule="auto"/>
        <w:ind w:firstLine="420"/>
        <w:rPr>
          <w:color w:val="000000"/>
          <w:sz w:val="21"/>
          <w:szCs w:val="21"/>
          <w:lang w:eastAsia="zh-CN"/>
        </w:rPr>
      </w:pPr>
      <w:r>
        <w:rPr>
          <w:rFonts w:hint="eastAsia"/>
          <w:color w:val="000000"/>
          <w:sz w:val="21"/>
          <w:szCs w:val="21"/>
          <w:lang w:eastAsia="zh-CN"/>
        </w:rPr>
        <w:t>无.</w:t>
      </w:r>
    </w:p>
    <w:p>
      <w:pPr>
        <w:pStyle w:val="6"/>
        <w:spacing w:after="156"/>
      </w:pPr>
      <w:r>
        <w:rPr>
          <w:rFonts w:hint="eastAsia"/>
        </w:rPr>
        <w:t>功能流程描述</w:t>
      </w:r>
    </w:p>
    <w:p>
      <w:pPr>
        <w:spacing w:after="156" w:line="360" w:lineRule="auto"/>
        <w:ind w:firstLine="420"/>
        <w:rPr>
          <w:color w:val="000000"/>
          <w:sz w:val="21"/>
          <w:szCs w:val="21"/>
          <w:lang w:eastAsia="zh-CN"/>
        </w:rPr>
      </w:pPr>
      <w:r>
        <w:rPr>
          <w:rFonts w:hint="eastAsia"/>
          <w:color w:val="000000"/>
          <w:sz w:val="21"/>
          <w:szCs w:val="21"/>
          <w:lang w:eastAsia="zh-CN"/>
        </w:rPr>
        <w:t>参照功能说明.</w:t>
      </w:r>
    </w:p>
    <w:p>
      <w:pPr>
        <w:pStyle w:val="5"/>
        <w:spacing w:after="156"/>
        <w:rPr>
          <w:color w:val="000000"/>
          <w:lang w:eastAsia="zh-CN"/>
        </w:rPr>
      </w:pPr>
      <w:r>
        <w:rPr>
          <w:rFonts w:hint="eastAsia"/>
          <w:color w:val="000000"/>
          <w:lang w:eastAsia="zh-CN"/>
        </w:rPr>
        <w:t>输入输出文件格式及模板</w:t>
      </w:r>
    </w:p>
    <w:p>
      <w:pPr>
        <w:spacing w:after="156" w:line="360" w:lineRule="auto"/>
        <w:ind w:firstLine="420"/>
        <w:rPr>
          <w:color w:val="000000"/>
          <w:sz w:val="21"/>
          <w:szCs w:val="21"/>
          <w:lang w:eastAsia="zh-CN"/>
        </w:rPr>
      </w:pPr>
      <w:r>
        <w:rPr>
          <w:rFonts w:hint="eastAsia"/>
          <w:color w:val="000000"/>
          <w:sz w:val="21"/>
          <w:szCs w:val="21"/>
          <w:lang w:eastAsia="zh-CN"/>
        </w:rPr>
        <w:t>【说明】导入文件或出具的报表等.</w:t>
      </w:r>
    </w:p>
    <w:p>
      <w:pPr>
        <w:pStyle w:val="5"/>
        <w:spacing w:after="156"/>
      </w:pPr>
      <w:r>
        <w:rPr>
          <w:rFonts w:hint="eastAsia"/>
        </w:rPr>
        <w:t>其它特殊处理和控制</w:t>
      </w:r>
    </w:p>
    <w:p>
      <w:pPr>
        <w:spacing w:after="156" w:line="360" w:lineRule="auto"/>
        <w:ind w:firstLine="420"/>
        <w:rPr>
          <w:color w:val="000000"/>
          <w:sz w:val="21"/>
          <w:szCs w:val="21"/>
          <w:lang w:eastAsia="zh-CN"/>
        </w:rPr>
      </w:pPr>
      <w:r>
        <w:rPr>
          <w:rFonts w:hint="eastAsia"/>
          <w:color w:val="000000"/>
          <w:sz w:val="21"/>
          <w:szCs w:val="21"/>
          <w:lang w:eastAsia="zh-CN"/>
        </w:rPr>
        <w:t>【说明】列示本功能特殊处理和控制.</w:t>
      </w:r>
    </w:p>
    <w:p>
      <w:pPr>
        <w:pStyle w:val="3"/>
      </w:pPr>
      <w:commentRangeStart w:id="7"/>
      <w:bookmarkStart w:id="124" w:name="_Toc407723156"/>
      <w:bookmarkStart w:id="125" w:name="_Toc409427518"/>
      <w:r>
        <w:rPr>
          <w:rFonts w:hint="eastAsia"/>
        </w:rPr>
        <w:t>转移复职</w:t>
      </w:r>
      <w:commentRangeEnd w:id="7"/>
      <w:bookmarkEnd w:id="124"/>
      <w:bookmarkEnd w:id="125"/>
      <w:r>
        <w:rPr>
          <w:rStyle w:val="31"/>
          <w:rFonts w:ascii="Arial" w:hAnsi="Arial"/>
          <w:b w:val="0"/>
          <w:lang w:eastAsia="en-US"/>
        </w:rPr>
        <w:commentReference w:id="7"/>
      </w:r>
    </w:p>
    <w:p>
      <w:pPr>
        <w:pStyle w:val="4"/>
        <w:spacing w:after="156"/>
      </w:pPr>
      <w:bookmarkStart w:id="126" w:name="_Toc409427519"/>
      <w:bookmarkStart w:id="127" w:name="_Toc407723157"/>
      <w:r>
        <w:rPr>
          <w:rFonts w:hint="eastAsia"/>
        </w:rPr>
        <w:t>原始需求</w:t>
      </w:r>
      <w:bookmarkEnd w:id="126"/>
      <w:bookmarkEnd w:id="127"/>
    </w:p>
    <w:p>
      <w:pPr>
        <w:ind w:firstLine="420"/>
        <w:rPr>
          <w:sz w:val="21"/>
          <w:szCs w:val="21"/>
          <w:lang w:eastAsia="zh-CN"/>
        </w:rPr>
      </w:pPr>
      <w:r>
        <w:rPr>
          <w:rFonts w:hint="eastAsia"/>
          <w:sz w:val="21"/>
          <w:szCs w:val="21"/>
          <w:lang w:eastAsia="zh-CN"/>
        </w:rPr>
        <w:t>职工转移复职时，根据本金归属明细表将支付申请时未归属的本金和已归属的本金划回到发生归属的企业子账户，同时记录发生归属账户的本金增流水和已归属账户的本金减流水。</w:t>
      </w:r>
    </w:p>
    <w:p>
      <w:pPr>
        <w:ind w:firstLine="420"/>
        <w:rPr>
          <w:sz w:val="21"/>
          <w:szCs w:val="21"/>
          <w:lang w:eastAsia="zh-CN"/>
        </w:rPr>
      </w:pPr>
      <w:r>
        <w:rPr>
          <w:rFonts w:hint="eastAsia"/>
          <w:sz w:val="21"/>
          <w:szCs w:val="21"/>
          <w:lang w:eastAsia="zh-CN"/>
        </w:rPr>
        <w:t>职工转移复职时，根据本金归属明细表将支付申请时未归属的存量本金和已归属的存量本金划回到发生归属的企业子账户。</w:t>
      </w:r>
    </w:p>
    <w:p>
      <w:pPr>
        <w:pStyle w:val="5"/>
        <w:spacing w:after="156"/>
        <w:rPr>
          <w:lang w:eastAsia="zh-CN"/>
        </w:rPr>
      </w:pPr>
      <w:r>
        <w:rPr>
          <w:rFonts w:hint="eastAsia"/>
          <w:lang w:eastAsia="zh-CN"/>
        </w:rPr>
        <w:t>需求描述</w:t>
      </w:r>
    </w:p>
    <w:p>
      <w:pPr>
        <w:ind w:firstLine="420"/>
        <w:rPr>
          <w:sz w:val="21"/>
          <w:szCs w:val="21"/>
          <w:lang w:eastAsia="zh-CN"/>
        </w:rPr>
      </w:pPr>
      <w:r>
        <w:rPr>
          <w:rFonts w:hint="eastAsia"/>
          <w:sz w:val="21"/>
          <w:szCs w:val="21"/>
          <w:lang w:eastAsia="zh-CN"/>
        </w:rPr>
        <w:t>职工转移复职时，根据本金归属明细表将支付申请时未归属的本金和已归属的本金划回到发生归属的企业子账户，同时记录本金流水。</w:t>
      </w:r>
    </w:p>
    <w:p>
      <w:pPr>
        <w:ind w:firstLine="420"/>
        <w:rPr>
          <w:sz w:val="21"/>
          <w:szCs w:val="21"/>
          <w:lang w:eastAsia="zh-CN"/>
        </w:rPr>
      </w:pPr>
      <w:r>
        <w:rPr>
          <w:rFonts w:hint="eastAsia"/>
          <w:sz w:val="21"/>
          <w:szCs w:val="21"/>
          <w:lang w:eastAsia="zh-CN"/>
        </w:rPr>
        <w:t>职工转移复职时，根据本金归属明细表将支付申请时未归属的存量本金和已归属的存量本金划回到发生归属的企业子账户。</w:t>
      </w:r>
    </w:p>
    <w:p>
      <w:pPr>
        <w:pStyle w:val="5"/>
        <w:spacing w:after="156"/>
      </w:pPr>
      <w:r>
        <w:rPr>
          <w:rFonts w:hint="eastAsia"/>
          <w:lang w:eastAsia="zh-CN"/>
        </w:rPr>
        <w:t>需求变更</w:t>
      </w:r>
      <w:r>
        <w:rPr>
          <w:rFonts w:hint="eastAsia"/>
        </w:rPr>
        <w:t>记录</w:t>
      </w:r>
    </w:p>
    <w:p>
      <w:pPr>
        <w:spacing w:after="156" w:line="360" w:lineRule="auto"/>
        <w:ind w:firstLine="420"/>
        <w:rPr>
          <w:color w:val="000000"/>
          <w:sz w:val="21"/>
          <w:szCs w:val="21"/>
          <w:lang w:eastAsia="zh-CN"/>
        </w:rPr>
      </w:pPr>
      <w:r>
        <w:rPr>
          <w:rFonts w:hint="eastAsia"/>
          <w:color w:val="000000"/>
          <w:sz w:val="21"/>
          <w:szCs w:val="21"/>
          <w:lang w:eastAsia="zh-CN"/>
        </w:rPr>
        <w:t>无</w:t>
      </w:r>
    </w:p>
    <w:p>
      <w:pPr>
        <w:pStyle w:val="5"/>
        <w:spacing w:after="156"/>
      </w:pPr>
      <w:r>
        <w:rPr>
          <w:rFonts w:hint="eastAsia"/>
          <w:lang w:eastAsia="zh-CN"/>
        </w:rPr>
        <w:t>功能点概要</w:t>
      </w:r>
    </w:p>
    <w:p>
      <w:pPr>
        <w:pStyle w:val="4"/>
        <w:spacing w:after="156"/>
      </w:pPr>
      <w:bookmarkStart w:id="128" w:name="_Toc409427520"/>
      <w:bookmarkStart w:id="129" w:name="_Toc407723158"/>
      <w:r>
        <w:rPr>
          <w:rFonts w:hint="eastAsia"/>
        </w:rPr>
        <w:t>功能点：转移复职</w:t>
      </w:r>
      <w:bookmarkEnd w:id="128"/>
      <w:bookmarkEnd w:id="129"/>
    </w:p>
    <w:p>
      <w:pPr>
        <w:pStyle w:val="5"/>
        <w:spacing w:after="156"/>
        <w:rPr>
          <w:lang w:eastAsia="zh-CN"/>
        </w:rPr>
      </w:pPr>
      <w:r>
        <w:rPr>
          <w:rFonts w:hint="eastAsia"/>
          <w:lang w:eastAsia="zh-CN"/>
        </w:rPr>
        <w:t>功能说明</w:t>
      </w:r>
    </w:p>
    <w:p>
      <w:pPr>
        <w:pStyle w:val="5"/>
        <w:spacing w:after="156"/>
      </w:pPr>
      <w:r>
        <w:rPr>
          <w:rFonts w:hint="eastAsia"/>
          <w:lang w:eastAsia="zh-CN"/>
        </w:rPr>
        <w:t>菜单路径\用户</w:t>
      </w:r>
    </w:p>
    <w:p>
      <w:pPr>
        <w:pStyle w:val="5"/>
        <w:spacing w:after="156"/>
      </w:pPr>
      <w:r>
        <w:rPr>
          <w:rFonts w:hint="eastAsia"/>
        </w:rPr>
        <w:t>功能界面（可选）</w:t>
      </w:r>
    </w:p>
    <w:p>
      <w:pPr>
        <w:pStyle w:val="6"/>
        <w:spacing w:after="156"/>
      </w:pPr>
      <w:r>
        <w:rPr>
          <w:rFonts w:hint="eastAsia"/>
          <w:lang w:eastAsia="zh-CN"/>
        </w:rPr>
        <w:t>维护</w:t>
      </w:r>
      <w:r>
        <w:rPr>
          <w:rFonts w:hint="eastAsia"/>
        </w:rPr>
        <w:t>界面</w:t>
      </w:r>
    </w:p>
    <w:p>
      <w:pPr>
        <w:pStyle w:val="5"/>
        <w:spacing w:after="156"/>
      </w:pPr>
      <w:r>
        <w:rPr>
          <w:rFonts w:hint="eastAsia"/>
          <w:lang w:eastAsia="zh-CN"/>
        </w:rPr>
        <w:t>后台处理</w:t>
      </w:r>
      <w:r>
        <w:rPr>
          <w:rFonts w:hint="eastAsia"/>
        </w:rPr>
        <w:t>逻辑</w:t>
      </w:r>
    </w:p>
    <w:p>
      <w:pPr>
        <w:spacing w:after="156" w:line="360" w:lineRule="auto"/>
        <w:ind w:firstLine="420"/>
        <w:rPr>
          <w:color w:val="000000"/>
          <w:sz w:val="21"/>
          <w:szCs w:val="21"/>
          <w:lang w:eastAsia="zh-CN"/>
        </w:rPr>
      </w:pPr>
      <w:r>
        <w:rPr>
          <w:rFonts w:hint="eastAsia"/>
          <w:color w:val="000000"/>
          <w:sz w:val="21"/>
          <w:szCs w:val="21"/>
          <w:lang w:eastAsia="zh-CN"/>
        </w:rPr>
        <w:t>【说明】列示本功能的处理逻辑。</w:t>
      </w:r>
    </w:p>
    <w:p>
      <w:pPr>
        <w:pStyle w:val="6"/>
        <w:spacing w:after="156"/>
      </w:pPr>
      <w:r>
        <w:rPr>
          <w:rFonts w:hint="eastAsia"/>
        </w:rPr>
        <w:t>功能流程</w:t>
      </w:r>
    </w:p>
    <w:p>
      <w:pPr>
        <w:spacing w:after="156" w:line="360" w:lineRule="auto"/>
        <w:ind w:firstLine="420"/>
        <w:rPr>
          <w:color w:val="000000"/>
          <w:sz w:val="21"/>
          <w:szCs w:val="21"/>
          <w:lang w:eastAsia="zh-CN"/>
        </w:rPr>
      </w:pPr>
      <w:r>
        <w:rPr>
          <w:rFonts w:hint="eastAsia"/>
          <w:color w:val="000000"/>
          <w:sz w:val="21"/>
          <w:szCs w:val="21"/>
          <w:lang w:eastAsia="zh-CN"/>
        </w:rPr>
        <w:t>无.</w:t>
      </w:r>
    </w:p>
    <w:p>
      <w:pPr>
        <w:pStyle w:val="6"/>
        <w:spacing w:after="156"/>
      </w:pPr>
      <w:r>
        <w:rPr>
          <w:rFonts w:hint="eastAsia"/>
        </w:rPr>
        <w:t>功能流程描述</w:t>
      </w:r>
    </w:p>
    <w:p>
      <w:pPr>
        <w:spacing w:after="156" w:line="360" w:lineRule="auto"/>
        <w:ind w:firstLine="420"/>
        <w:rPr>
          <w:color w:val="000000"/>
          <w:sz w:val="21"/>
          <w:szCs w:val="21"/>
          <w:lang w:eastAsia="zh-CN"/>
        </w:rPr>
      </w:pPr>
      <w:r>
        <w:rPr>
          <w:rFonts w:hint="eastAsia"/>
          <w:color w:val="000000"/>
          <w:sz w:val="21"/>
          <w:szCs w:val="21"/>
          <w:lang w:eastAsia="zh-CN"/>
        </w:rPr>
        <w:t>参照功能说明.</w:t>
      </w:r>
    </w:p>
    <w:p>
      <w:pPr>
        <w:pStyle w:val="5"/>
        <w:spacing w:after="156"/>
        <w:rPr>
          <w:color w:val="000000"/>
          <w:lang w:eastAsia="zh-CN"/>
        </w:rPr>
      </w:pPr>
      <w:r>
        <w:rPr>
          <w:rFonts w:hint="eastAsia"/>
          <w:color w:val="000000"/>
          <w:lang w:eastAsia="zh-CN"/>
        </w:rPr>
        <w:t>输入输出文件格式及模板</w:t>
      </w:r>
    </w:p>
    <w:p>
      <w:pPr>
        <w:spacing w:after="156" w:line="360" w:lineRule="auto"/>
        <w:ind w:firstLine="420"/>
        <w:rPr>
          <w:color w:val="000000"/>
          <w:sz w:val="21"/>
          <w:szCs w:val="21"/>
          <w:lang w:eastAsia="zh-CN"/>
        </w:rPr>
      </w:pPr>
      <w:r>
        <w:rPr>
          <w:rFonts w:hint="eastAsia"/>
          <w:color w:val="000000"/>
          <w:sz w:val="21"/>
          <w:szCs w:val="21"/>
          <w:lang w:eastAsia="zh-CN"/>
        </w:rPr>
        <w:t>【说明】导入文件或出具的报表等.</w:t>
      </w:r>
    </w:p>
    <w:p>
      <w:pPr>
        <w:pStyle w:val="5"/>
        <w:spacing w:after="156"/>
      </w:pPr>
      <w:r>
        <w:rPr>
          <w:rFonts w:hint="eastAsia"/>
        </w:rPr>
        <w:t>其它特殊处理和控制</w:t>
      </w:r>
    </w:p>
    <w:p>
      <w:pPr>
        <w:spacing w:after="156" w:line="360" w:lineRule="auto"/>
        <w:ind w:firstLine="420"/>
        <w:rPr>
          <w:color w:val="000000"/>
          <w:sz w:val="21"/>
          <w:szCs w:val="21"/>
          <w:lang w:eastAsia="zh-CN"/>
        </w:rPr>
      </w:pPr>
      <w:r>
        <w:rPr>
          <w:rFonts w:hint="eastAsia"/>
          <w:color w:val="000000"/>
          <w:sz w:val="21"/>
          <w:szCs w:val="21"/>
          <w:lang w:eastAsia="zh-CN"/>
        </w:rPr>
        <w:t>【说明】列示本功能特殊处理和控制.</w:t>
      </w:r>
    </w:p>
    <w:p>
      <w:pPr>
        <w:pStyle w:val="3"/>
      </w:pPr>
      <w:bookmarkStart w:id="130" w:name="_Toc409427521"/>
      <w:r>
        <w:rPr>
          <w:rFonts w:hint="eastAsia"/>
        </w:rPr>
        <w:t>计税表</w:t>
      </w:r>
      <w:bookmarkEnd w:id="130"/>
    </w:p>
    <w:p>
      <w:pPr>
        <w:pStyle w:val="4"/>
        <w:spacing w:after="156"/>
      </w:pPr>
      <w:bookmarkStart w:id="131" w:name="_Toc409427522"/>
      <w:bookmarkStart w:id="132" w:name="_Toc407723160"/>
      <w:r>
        <w:rPr>
          <w:rFonts w:hint="eastAsia"/>
        </w:rPr>
        <w:t>原始需求</w:t>
      </w:r>
      <w:bookmarkEnd w:id="131"/>
      <w:bookmarkEnd w:id="132"/>
    </w:p>
    <w:p>
      <w:pPr>
        <w:ind w:firstLine="420" w:firstLineChars="200"/>
        <w:rPr>
          <w:sz w:val="21"/>
          <w:szCs w:val="21"/>
          <w:lang w:eastAsia="zh-CN"/>
        </w:rPr>
      </w:pPr>
      <w:r>
        <w:rPr>
          <w:rFonts w:hint="eastAsia"/>
          <w:sz w:val="21"/>
          <w:szCs w:val="21"/>
          <w:lang w:eastAsia="zh-CN"/>
        </w:rPr>
        <w:t>1 按照支付表的逻辑出具计税表。</w:t>
      </w:r>
    </w:p>
    <w:p>
      <w:pPr>
        <w:ind w:firstLine="420" w:firstLineChars="200"/>
        <w:rPr>
          <w:sz w:val="21"/>
          <w:szCs w:val="21"/>
          <w:lang w:eastAsia="zh-CN"/>
        </w:rPr>
      </w:pPr>
      <w:r>
        <w:rPr>
          <w:rFonts w:hint="eastAsia"/>
          <w:sz w:val="21"/>
          <w:szCs w:val="21"/>
          <w:lang w:eastAsia="zh-CN"/>
        </w:rPr>
        <w:t>2 根据计税方式纯本金法、全余额法、历史余额法，提取系统计税中间表中当前业务日期下的所有一次性支付、分期支付职工的支付税金计算基础数据，并出具的对应的报表。</w:t>
      </w:r>
    </w:p>
    <w:p>
      <w:pPr>
        <w:ind w:firstLine="420" w:firstLineChars="200"/>
        <w:rPr>
          <w:sz w:val="21"/>
          <w:szCs w:val="21"/>
          <w:lang w:eastAsia="zh-CN"/>
        </w:rPr>
      </w:pPr>
      <w:r>
        <w:rPr>
          <w:rFonts w:hint="eastAsia"/>
          <w:sz w:val="21"/>
          <w:szCs w:val="21"/>
          <w:lang w:eastAsia="zh-CN"/>
        </w:rPr>
        <w:t>3 针对7月份上线的版本和9月份上线的版本的差异进行改造，现以9月份上线的版本为准进行改造，差异参见如下附件：</w:t>
      </w:r>
    </w:p>
    <w:p>
      <w:pPr>
        <w:ind w:firstLine="420" w:firstLineChars="200"/>
        <w:rPr>
          <w:sz w:val="21"/>
          <w:szCs w:val="21"/>
          <w:lang w:eastAsia="zh-CN"/>
        </w:rPr>
      </w:pPr>
      <w:r>
        <w:rPr>
          <w:sz w:val="21"/>
          <w:szCs w:val="21"/>
          <w:lang w:eastAsia="zh-CN"/>
        </w:rPr>
        <w:object>
          <v:shape id="_x0000_i1032" o:spt="75" type="#_x0000_t75" style="height:48pt;width:76.5pt;" o:ole="t" filled="f" o:preferrelative="t" stroked="f" coordsize="21600,21600">
            <v:path/>
            <v:fill on="f" focussize="0,0"/>
            <v:stroke on="f" joinstyle="miter"/>
            <v:imagedata r:id="rId35" o:title=""/>
            <o:lock v:ext="edit" aspectratio="t"/>
            <w10:wrap type="none"/>
            <w10:anchorlock/>
          </v:shape>
          <o:OLEObject Type="Link" ProgID="" ShapeID="_x0000_i1032" UpdateMode="Always" DrawAspect="Content" ObjectID="_1468075732" r:id="rId36">
            <o:LinkType>EnhancedMetaFile</o:LinkType>
            <o:LockedField>false</o:LockedField>
            <o:FieldCodes>\f 0</o:FieldCodes>
          </o:OLEObject>
        </w:object>
      </w:r>
    </w:p>
    <w:p>
      <w:pPr>
        <w:ind w:firstLine="420" w:firstLineChars="200"/>
        <w:rPr>
          <w:sz w:val="21"/>
          <w:szCs w:val="21"/>
          <w:lang w:eastAsia="zh-CN"/>
        </w:rPr>
      </w:pPr>
      <w:r>
        <w:rPr>
          <w:rFonts w:hint="eastAsia"/>
          <w:sz w:val="21"/>
          <w:szCs w:val="21"/>
          <w:lang w:eastAsia="zh-CN"/>
        </w:rPr>
        <w:t>4 个人余额取数逻辑和税金计算逻辑不做修改，请参见二期开发需求，附件如下：</w:t>
      </w:r>
    </w:p>
    <w:p>
      <w:pPr>
        <w:ind w:firstLine="420" w:firstLineChars="200"/>
        <w:rPr>
          <w:sz w:val="21"/>
          <w:szCs w:val="21"/>
          <w:lang w:eastAsia="zh-CN"/>
        </w:rPr>
      </w:pPr>
      <w:r>
        <w:rPr>
          <w:sz w:val="21"/>
          <w:szCs w:val="21"/>
          <w:lang w:eastAsia="zh-CN"/>
        </w:rPr>
        <w:object>
          <v:shape id="_x0000_i1033" o:spt="75" type="#_x0000_t75" style="height:48pt;width:76.5pt;" o:ole="t" filled="f" o:preferrelative="t" stroked="f" coordsize="21600,21600">
            <v:path/>
            <v:fill on="f" focussize="0,0"/>
            <v:stroke on="f" joinstyle="miter"/>
            <v:imagedata r:id="rId37" o:title=""/>
            <o:lock v:ext="edit" aspectratio="t"/>
            <w10:wrap type="none"/>
            <w10:anchorlock/>
          </v:shape>
          <o:OLEObject Type="Link" ProgID="" ShapeID="_x0000_i1033" UpdateMode="Always" DrawAspect="Content" ObjectID="_1468075733" r:id="rId38">
            <o:LinkType>EnhancedMetaFile</o:LinkType>
            <o:LockedField>false</o:LockedField>
            <o:FieldCodes>\f 0</o:FieldCodes>
          </o:OLEObject>
        </w:object>
      </w:r>
    </w:p>
    <w:p>
      <w:pPr>
        <w:pStyle w:val="5"/>
        <w:spacing w:after="156"/>
        <w:rPr>
          <w:lang w:eastAsia="zh-CN"/>
        </w:rPr>
      </w:pPr>
      <w:r>
        <w:rPr>
          <w:rFonts w:hint="eastAsia"/>
          <w:lang w:eastAsia="zh-CN"/>
        </w:rPr>
        <w:t>需求描述</w:t>
      </w:r>
    </w:p>
    <w:p>
      <w:pPr>
        <w:pStyle w:val="5"/>
        <w:spacing w:after="156"/>
      </w:pPr>
      <w:r>
        <w:rPr>
          <w:rFonts w:hint="eastAsia"/>
          <w:lang w:eastAsia="zh-CN"/>
        </w:rPr>
        <w:t>需求变更</w:t>
      </w:r>
      <w:r>
        <w:rPr>
          <w:rFonts w:hint="eastAsia"/>
        </w:rPr>
        <w:t>记录</w:t>
      </w:r>
    </w:p>
    <w:p>
      <w:pPr>
        <w:spacing w:after="156" w:line="360" w:lineRule="auto"/>
        <w:ind w:firstLine="420"/>
        <w:rPr>
          <w:color w:val="000000"/>
          <w:sz w:val="21"/>
          <w:szCs w:val="21"/>
          <w:lang w:eastAsia="zh-CN"/>
        </w:rPr>
      </w:pPr>
      <w:r>
        <w:rPr>
          <w:rFonts w:hint="eastAsia"/>
          <w:color w:val="000000"/>
          <w:sz w:val="21"/>
          <w:szCs w:val="21"/>
          <w:lang w:eastAsia="zh-CN"/>
        </w:rPr>
        <w:t>无</w:t>
      </w:r>
    </w:p>
    <w:p>
      <w:pPr>
        <w:pStyle w:val="5"/>
        <w:spacing w:after="156"/>
      </w:pPr>
      <w:r>
        <w:rPr>
          <w:rFonts w:hint="eastAsia"/>
          <w:lang w:eastAsia="zh-CN"/>
        </w:rPr>
        <w:t>功能点概要</w:t>
      </w:r>
    </w:p>
    <w:p>
      <w:pPr>
        <w:pStyle w:val="4"/>
        <w:spacing w:after="156"/>
      </w:pPr>
      <w:bookmarkStart w:id="133" w:name="_Toc409427523"/>
      <w:bookmarkStart w:id="134" w:name="_Toc407723161"/>
      <w:r>
        <w:rPr>
          <w:rFonts w:hint="eastAsia"/>
        </w:rPr>
        <w:t>功能点：全余额法计税表</w:t>
      </w:r>
      <w:bookmarkEnd w:id="133"/>
      <w:bookmarkEnd w:id="134"/>
    </w:p>
    <w:p>
      <w:pPr>
        <w:pStyle w:val="5"/>
        <w:spacing w:after="156"/>
        <w:rPr>
          <w:lang w:eastAsia="zh-CN"/>
        </w:rPr>
      </w:pPr>
      <w:r>
        <w:rPr>
          <w:rFonts w:hint="eastAsia"/>
          <w:lang w:eastAsia="zh-CN"/>
        </w:rPr>
        <w:t>功能说明</w:t>
      </w:r>
    </w:p>
    <w:p>
      <w:pPr>
        <w:pStyle w:val="5"/>
        <w:spacing w:after="156"/>
      </w:pPr>
      <w:r>
        <w:rPr>
          <w:rFonts w:hint="eastAsia"/>
          <w:lang w:eastAsia="zh-CN"/>
        </w:rPr>
        <w:t>菜单路径\用户</w:t>
      </w:r>
    </w:p>
    <w:p>
      <w:pPr>
        <w:pStyle w:val="5"/>
        <w:spacing w:after="156"/>
      </w:pPr>
      <w:r>
        <w:rPr>
          <w:rFonts w:hint="eastAsia"/>
        </w:rPr>
        <w:t>功能界面（可选）</w:t>
      </w:r>
    </w:p>
    <w:p>
      <w:pPr>
        <w:pStyle w:val="6"/>
        <w:spacing w:after="156"/>
      </w:pPr>
      <w:r>
        <w:rPr>
          <w:rFonts w:hint="eastAsia"/>
          <w:lang w:eastAsia="zh-CN"/>
        </w:rPr>
        <w:t>维护</w:t>
      </w:r>
      <w:r>
        <w:rPr>
          <w:rFonts w:hint="eastAsia"/>
        </w:rPr>
        <w:t>界面</w:t>
      </w:r>
    </w:p>
    <w:p>
      <w:pPr>
        <w:pStyle w:val="5"/>
        <w:spacing w:after="156"/>
      </w:pPr>
      <w:r>
        <w:rPr>
          <w:rFonts w:hint="eastAsia"/>
          <w:lang w:eastAsia="zh-CN"/>
        </w:rPr>
        <w:t>后台处理</w:t>
      </w:r>
      <w:r>
        <w:rPr>
          <w:rFonts w:hint="eastAsia"/>
        </w:rPr>
        <w:t>逻辑</w:t>
      </w:r>
    </w:p>
    <w:p>
      <w:pPr>
        <w:spacing w:after="156" w:line="360" w:lineRule="auto"/>
        <w:ind w:firstLine="420"/>
        <w:rPr>
          <w:color w:val="000000"/>
          <w:sz w:val="21"/>
          <w:szCs w:val="21"/>
          <w:lang w:eastAsia="zh-CN"/>
        </w:rPr>
      </w:pPr>
      <w:r>
        <w:rPr>
          <w:rFonts w:hint="eastAsia"/>
          <w:color w:val="000000"/>
          <w:sz w:val="21"/>
          <w:szCs w:val="21"/>
          <w:lang w:eastAsia="zh-CN"/>
        </w:rPr>
        <w:t>【说明】列示本功能的处理逻辑。</w:t>
      </w:r>
    </w:p>
    <w:p>
      <w:pPr>
        <w:pStyle w:val="6"/>
        <w:spacing w:after="156"/>
      </w:pPr>
      <w:r>
        <w:rPr>
          <w:rFonts w:hint="eastAsia"/>
        </w:rPr>
        <w:t>功能流程</w:t>
      </w:r>
    </w:p>
    <w:p>
      <w:pPr>
        <w:spacing w:after="156" w:line="360" w:lineRule="auto"/>
        <w:ind w:firstLine="420"/>
        <w:rPr>
          <w:color w:val="000000"/>
          <w:sz w:val="21"/>
          <w:szCs w:val="21"/>
          <w:lang w:eastAsia="zh-CN"/>
        </w:rPr>
      </w:pPr>
      <w:r>
        <w:rPr>
          <w:rFonts w:hint="eastAsia"/>
          <w:color w:val="000000"/>
          <w:sz w:val="21"/>
          <w:szCs w:val="21"/>
          <w:lang w:eastAsia="zh-CN"/>
        </w:rPr>
        <w:t>无.</w:t>
      </w:r>
    </w:p>
    <w:p>
      <w:pPr>
        <w:pStyle w:val="6"/>
        <w:spacing w:after="156"/>
      </w:pPr>
      <w:r>
        <w:rPr>
          <w:rFonts w:hint="eastAsia"/>
        </w:rPr>
        <w:t>功能流程描述</w:t>
      </w:r>
    </w:p>
    <w:p>
      <w:pPr>
        <w:spacing w:after="156" w:line="360" w:lineRule="auto"/>
        <w:ind w:firstLine="420"/>
        <w:rPr>
          <w:color w:val="000000"/>
          <w:sz w:val="21"/>
          <w:szCs w:val="21"/>
          <w:lang w:eastAsia="zh-CN"/>
        </w:rPr>
      </w:pPr>
      <w:r>
        <w:rPr>
          <w:rFonts w:hint="eastAsia"/>
          <w:color w:val="000000"/>
          <w:sz w:val="21"/>
          <w:szCs w:val="21"/>
          <w:lang w:eastAsia="zh-CN"/>
        </w:rPr>
        <w:t>参照功能说明.</w:t>
      </w:r>
    </w:p>
    <w:p>
      <w:pPr>
        <w:pStyle w:val="5"/>
        <w:spacing w:after="156"/>
        <w:rPr>
          <w:color w:val="000000"/>
          <w:lang w:eastAsia="zh-CN"/>
        </w:rPr>
      </w:pPr>
      <w:r>
        <w:rPr>
          <w:rFonts w:hint="eastAsia"/>
          <w:color w:val="000000"/>
          <w:lang w:eastAsia="zh-CN"/>
        </w:rPr>
        <w:t>输入输出文件格式及模板</w:t>
      </w:r>
    </w:p>
    <w:p>
      <w:pPr>
        <w:spacing w:after="156" w:line="360" w:lineRule="auto"/>
        <w:rPr>
          <w:color w:val="000000"/>
          <w:sz w:val="21"/>
          <w:szCs w:val="21"/>
          <w:lang w:eastAsia="zh-CN"/>
        </w:rPr>
      </w:pPr>
      <w:r>
        <w:rPr>
          <w:rFonts w:hint="eastAsia"/>
          <w:color w:val="000000"/>
          <w:sz w:val="21"/>
          <w:szCs w:val="21"/>
          <w:lang w:eastAsia="zh-CN"/>
        </w:rPr>
        <w:t>【说明】导入文件或出具的报表等.</w:t>
      </w:r>
    </w:p>
    <w:p>
      <w:pPr>
        <w:ind w:firstLine="420" w:firstLineChars="200"/>
        <w:rPr>
          <w:sz w:val="21"/>
          <w:szCs w:val="21"/>
          <w:lang w:eastAsia="zh-CN"/>
        </w:rPr>
      </w:pPr>
      <w:r>
        <w:rPr>
          <w:rFonts w:hint="eastAsia"/>
          <w:sz w:val="21"/>
          <w:szCs w:val="21"/>
          <w:lang w:eastAsia="zh-CN"/>
        </w:rPr>
        <w:t>1）全余额方式生成的报表：</w:t>
      </w:r>
    </w:p>
    <w:p>
      <w:pPr>
        <w:spacing w:after="156" w:line="360" w:lineRule="auto"/>
        <w:ind w:left="420" w:firstLine="420"/>
        <w:rPr>
          <w:color w:val="000000"/>
          <w:sz w:val="21"/>
          <w:szCs w:val="21"/>
          <w:lang w:eastAsia="zh-CN"/>
        </w:rPr>
      </w:pPr>
      <w:r>
        <w:rPr>
          <w:color w:val="000000"/>
          <w:sz w:val="21"/>
          <w:szCs w:val="21"/>
          <w:lang w:eastAsia="zh-CN"/>
        </w:rPr>
        <w:object>
          <v:shape id="_x0000_i1034" o:spt="75" type="#_x0000_t75" style="height:48pt;width:76.5pt;" o:ole="t" filled="f" o:preferrelative="t" stroked="f" coordsize="21600,21600">
            <v:path/>
            <v:fill on="f" focussize="0,0"/>
            <v:stroke on="f" joinstyle="miter"/>
            <v:imagedata r:id="rId40" o:title=""/>
            <o:lock v:ext="edit" aspectratio="t"/>
            <w10:wrap type="none"/>
            <w10:anchorlock/>
          </v:shape>
          <o:OLEObject Type="Embed" ProgID="Excel.Sheet.12" ShapeID="_x0000_i1034" DrawAspect="Icon" ObjectID="_1468075734" r:id="rId39">
            <o:LockedField>false</o:LockedField>
          </o:OLEObject>
        </w:object>
      </w:r>
    </w:p>
    <w:p>
      <w:pPr>
        <w:pStyle w:val="5"/>
        <w:spacing w:after="156"/>
      </w:pPr>
      <w:r>
        <w:rPr>
          <w:rFonts w:hint="eastAsia"/>
        </w:rPr>
        <w:t>其它特殊处理和控制</w:t>
      </w:r>
    </w:p>
    <w:p>
      <w:pPr>
        <w:spacing w:after="156" w:line="360" w:lineRule="auto"/>
        <w:ind w:firstLine="420"/>
        <w:rPr>
          <w:color w:val="000000"/>
          <w:sz w:val="21"/>
          <w:szCs w:val="21"/>
          <w:lang w:eastAsia="zh-CN"/>
        </w:rPr>
      </w:pPr>
      <w:r>
        <w:rPr>
          <w:rFonts w:hint="eastAsia"/>
          <w:color w:val="000000"/>
          <w:sz w:val="21"/>
          <w:szCs w:val="21"/>
          <w:lang w:eastAsia="zh-CN"/>
        </w:rPr>
        <w:t>【说明】列示本功能特殊处理和控制.</w:t>
      </w:r>
    </w:p>
    <w:p>
      <w:pPr>
        <w:pStyle w:val="4"/>
      </w:pPr>
      <w:bookmarkStart w:id="135" w:name="_Toc409427524"/>
      <w:r>
        <w:rPr>
          <w:rFonts w:hint="eastAsia"/>
        </w:rPr>
        <w:t>功能点：纯本金法计税表</w:t>
      </w:r>
      <w:bookmarkEnd w:id="135"/>
    </w:p>
    <w:p>
      <w:pPr>
        <w:pStyle w:val="5"/>
        <w:spacing w:after="156"/>
        <w:rPr>
          <w:lang w:eastAsia="zh-CN"/>
        </w:rPr>
      </w:pPr>
      <w:r>
        <w:rPr>
          <w:rFonts w:hint="eastAsia"/>
          <w:lang w:eastAsia="zh-CN"/>
        </w:rPr>
        <w:t>功能说明</w:t>
      </w:r>
    </w:p>
    <w:p>
      <w:pPr>
        <w:pStyle w:val="5"/>
        <w:spacing w:after="156"/>
      </w:pPr>
      <w:r>
        <w:rPr>
          <w:rFonts w:hint="eastAsia"/>
          <w:lang w:eastAsia="zh-CN"/>
        </w:rPr>
        <w:t>菜单路径\用户</w:t>
      </w:r>
    </w:p>
    <w:p>
      <w:pPr>
        <w:pStyle w:val="5"/>
        <w:spacing w:after="156"/>
      </w:pPr>
      <w:r>
        <w:rPr>
          <w:rFonts w:hint="eastAsia"/>
        </w:rPr>
        <w:t>功能界面（可选）</w:t>
      </w:r>
    </w:p>
    <w:p>
      <w:pPr>
        <w:pStyle w:val="6"/>
        <w:spacing w:after="156"/>
      </w:pPr>
      <w:r>
        <w:rPr>
          <w:rFonts w:hint="eastAsia"/>
          <w:lang w:eastAsia="zh-CN"/>
        </w:rPr>
        <w:t>维护</w:t>
      </w:r>
      <w:r>
        <w:rPr>
          <w:rFonts w:hint="eastAsia"/>
        </w:rPr>
        <w:t>界面</w:t>
      </w:r>
    </w:p>
    <w:p>
      <w:pPr>
        <w:pStyle w:val="5"/>
        <w:spacing w:after="156"/>
      </w:pPr>
      <w:r>
        <w:rPr>
          <w:rFonts w:hint="eastAsia"/>
          <w:lang w:eastAsia="zh-CN"/>
        </w:rPr>
        <w:t>后台处理</w:t>
      </w:r>
      <w:r>
        <w:rPr>
          <w:rFonts w:hint="eastAsia"/>
        </w:rPr>
        <w:t>逻辑</w:t>
      </w:r>
    </w:p>
    <w:p>
      <w:pPr>
        <w:spacing w:after="156" w:line="360" w:lineRule="auto"/>
        <w:ind w:firstLine="420"/>
        <w:rPr>
          <w:color w:val="000000"/>
          <w:sz w:val="21"/>
          <w:szCs w:val="21"/>
          <w:lang w:eastAsia="zh-CN"/>
        </w:rPr>
      </w:pPr>
      <w:r>
        <w:rPr>
          <w:rFonts w:hint="eastAsia"/>
          <w:color w:val="000000"/>
          <w:sz w:val="21"/>
          <w:szCs w:val="21"/>
          <w:lang w:eastAsia="zh-CN"/>
        </w:rPr>
        <w:t>【说明】列示本功能的处理逻辑。</w:t>
      </w:r>
    </w:p>
    <w:p>
      <w:pPr>
        <w:pStyle w:val="6"/>
        <w:spacing w:after="156"/>
      </w:pPr>
      <w:r>
        <w:rPr>
          <w:rFonts w:hint="eastAsia"/>
        </w:rPr>
        <w:t>功能流程</w:t>
      </w:r>
    </w:p>
    <w:p>
      <w:pPr>
        <w:spacing w:after="156" w:line="360" w:lineRule="auto"/>
        <w:ind w:firstLine="420"/>
        <w:rPr>
          <w:color w:val="000000"/>
          <w:sz w:val="21"/>
          <w:szCs w:val="21"/>
          <w:lang w:eastAsia="zh-CN"/>
        </w:rPr>
      </w:pPr>
      <w:r>
        <w:rPr>
          <w:rFonts w:hint="eastAsia"/>
          <w:color w:val="000000"/>
          <w:sz w:val="21"/>
          <w:szCs w:val="21"/>
          <w:lang w:eastAsia="zh-CN"/>
        </w:rPr>
        <w:t>无.</w:t>
      </w:r>
    </w:p>
    <w:p>
      <w:pPr>
        <w:pStyle w:val="6"/>
        <w:spacing w:after="156"/>
      </w:pPr>
      <w:r>
        <w:rPr>
          <w:rFonts w:hint="eastAsia"/>
        </w:rPr>
        <w:t>功能流程描述</w:t>
      </w:r>
    </w:p>
    <w:p>
      <w:pPr>
        <w:spacing w:after="156" w:line="360" w:lineRule="auto"/>
        <w:ind w:firstLine="420"/>
        <w:rPr>
          <w:color w:val="000000"/>
          <w:sz w:val="21"/>
          <w:szCs w:val="21"/>
          <w:lang w:eastAsia="zh-CN"/>
        </w:rPr>
      </w:pPr>
      <w:r>
        <w:rPr>
          <w:rFonts w:hint="eastAsia"/>
          <w:color w:val="000000"/>
          <w:sz w:val="21"/>
          <w:szCs w:val="21"/>
          <w:lang w:eastAsia="zh-CN"/>
        </w:rPr>
        <w:t>参照功能说明.</w:t>
      </w:r>
    </w:p>
    <w:p>
      <w:pPr>
        <w:pStyle w:val="5"/>
        <w:spacing w:after="156"/>
        <w:rPr>
          <w:color w:val="000000"/>
          <w:lang w:eastAsia="zh-CN"/>
        </w:rPr>
      </w:pPr>
      <w:r>
        <w:rPr>
          <w:rFonts w:hint="eastAsia"/>
          <w:color w:val="000000"/>
          <w:lang w:eastAsia="zh-CN"/>
        </w:rPr>
        <w:t>输入输出文件格式及模板</w:t>
      </w:r>
    </w:p>
    <w:p>
      <w:pPr>
        <w:ind w:firstLine="420" w:firstLineChars="200"/>
        <w:rPr>
          <w:sz w:val="21"/>
          <w:szCs w:val="21"/>
          <w:lang w:eastAsia="zh-CN"/>
        </w:rPr>
      </w:pPr>
      <w:r>
        <w:rPr>
          <w:rFonts w:hint="eastAsia"/>
          <w:sz w:val="21"/>
          <w:szCs w:val="21"/>
          <w:lang w:eastAsia="zh-CN"/>
        </w:rPr>
        <w:t>1）纯本金方式生成的报表：</w:t>
      </w:r>
    </w:p>
    <w:p>
      <w:pPr>
        <w:spacing w:after="156" w:line="360" w:lineRule="auto"/>
        <w:ind w:firstLine="420"/>
        <w:rPr>
          <w:color w:val="000000"/>
          <w:sz w:val="21"/>
          <w:szCs w:val="21"/>
          <w:lang w:eastAsia="zh-CN"/>
        </w:rPr>
      </w:pPr>
      <w:r>
        <w:rPr>
          <w:rFonts w:hint="eastAsia"/>
          <w:color w:val="000000"/>
          <w:sz w:val="21"/>
          <w:szCs w:val="21"/>
          <w:lang w:eastAsia="zh-CN"/>
        </w:rPr>
        <w:t xml:space="preserve">    </w:t>
      </w:r>
      <w:r>
        <w:rPr>
          <w:color w:val="000000"/>
          <w:sz w:val="21"/>
          <w:szCs w:val="21"/>
          <w:lang w:eastAsia="zh-CN"/>
        </w:rPr>
        <w:object>
          <v:shape id="_x0000_i1035" o:spt="75" type="#_x0000_t75" style="height:48pt;width:76.5pt;" o:ole="t" filled="f" o:preferrelative="t" stroked="f" coordsize="21600,21600">
            <v:path/>
            <v:fill on="f" focussize="0,0"/>
            <v:stroke on="f" joinstyle="miter"/>
            <v:imagedata r:id="rId42" o:title=""/>
            <o:lock v:ext="edit" aspectratio="t"/>
            <w10:wrap type="none"/>
            <w10:anchorlock/>
          </v:shape>
          <o:OLEObject Type="Embed" ProgID="Excel.Sheet.8" ShapeID="_x0000_i1035" DrawAspect="Icon" ObjectID="_1468075735" r:id="rId41">
            <o:LockedField>false</o:LockedField>
          </o:OLEObject>
        </w:object>
      </w:r>
    </w:p>
    <w:p>
      <w:pPr>
        <w:pStyle w:val="5"/>
        <w:spacing w:after="156"/>
      </w:pPr>
      <w:r>
        <w:rPr>
          <w:rFonts w:hint="eastAsia"/>
        </w:rPr>
        <w:t>其它特殊处理和控制</w:t>
      </w:r>
    </w:p>
    <w:p>
      <w:pPr>
        <w:spacing w:after="156" w:line="360" w:lineRule="auto"/>
        <w:ind w:firstLine="420"/>
        <w:rPr>
          <w:color w:val="000000"/>
          <w:sz w:val="21"/>
          <w:szCs w:val="21"/>
          <w:lang w:eastAsia="zh-CN"/>
        </w:rPr>
      </w:pPr>
      <w:r>
        <w:rPr>
          <w:rFonts w:hint="eastAsia"/>
          <w:color w:val="000000"/>
          <w:sz w:val="21"/>
          <w:szCs w:val="21"/>
          <w:lang w:eastAsia="zh-CN"/>
        </w:rPr>
        <w:t>【说明】列示本功能特殊处理和控制.</w:t>
      </w:r>
    </w:p>
    <w:p>
      <w:pPr>
        <w:pStyle w:val="4"/>
      </w:pPr>
      <w:bookmarkStart w:id="136" w:name="_Toc409427525"/>
      <w:r>
        <w:rPr>
          <w:rFonts w:hint="eastAsia"/>
        </w:rPr>
        <w:t>功能点：历史余额法计税表</w:t>
      </w:r>
      <w:bookmarkEnd w:id="136"/>
    </w:p>
    <w:p>
      <w:pPr>
        <w:pStyle w:val="5"/>
        <w:spacing w:after="156"/>
        <w:rPr>
          <w:lang w:eastAsia="zh-CN"/>
        </w:rPr>
      </w:pPr>
      <w:r>
        <w:rPr>
          <w:rFonts w:hint="eastAsia"/>
          <w:lang w:eastAsia="zh-CN"/>
        </w:rPr>
        <w:t>功能说明</w:t>
      </w:r>
    </w:p>
    <w:p>
      <w:pPr>
        <w:pStyle w:val="5"/>
        <w:spacing w:after="156"/>
      </w:pPr>
      <w:r>
        <w:rPr>
          <w:rFonts w:hint="eastAsia"/>
          <w:lang w:eastAsia="zh-CN"/>
        </w:rPr>
        <w:t>菜单路径\用户</w:t>
      </w:r>
    </w:p>
    <w:p>
      <w:pPr>
        <w:pStyle w:val="5"/>
        <w:spacing w:after="156"/>
      </w:pPr>
      <w:r>
        <w:rPr>
          <w:rFonts w:hint="eastAsia"/>
        </w:rPr>
        <w:t>功能界面（可选）</w:t>
      </w:r>
    </w:p>
    <w:p>
      <w:pPr>
        <w:pStyle w:val="6"/>
        <w:spacing w:after="156"/>
      </w:pPr>
      <w:r>
        <w:rPr>
          <w:rFonts w:hint="eastAsia"/>
          <w:lang w:eastAsia="zh-CN"/>
        </w:rPr>
        <w:t>维护</w:t>
      </w:r>
      <w:r>
        <w:rPr>
          <w:rFonts w:hint="eastAsia"/>
        </w:rPr>
        <w:t>界面</w:t>
      </w:r>
    </w:p>
    <w:p>
      <w:pPr>
        <w:pStyle w:val="5"/>
        <w:spacing w:after="156"/>
      </w:pPr>
      <w:r>
        <w:rPr>
          <w:rFonts w:hint="eastAsia"/>
          <w:lang w:eastAsia="zh-CN"/>
        </w:rPr>
        <w:t>后台处理</w:t>
      </w:r>
      <w:r>
        <w:rPr>
          <w:rFonts w:hint="eastAsia"/>
        </w:rPr>
        <w:t>逻辑</w:t>
      </w:r>
    </w:p>
    <w:p>
      <w:pPr>
        <w:spacing w:after="156" w:line="360" w:lineRule="auto"/>
        <w:ind w:firstLine="420"/>
        <w:rPr>
          <w:color w:val="000000"/>
          <w:sz w:val="21"/>
          <w:szCs w:val="21"/>
          <w:lang w:eastAsia="zh-CN"/>
        </w:rPr>
      </w:pPr>
      <w:r>
        <w:rPr>
          <w:rFonts w:hint="eastAsia"/>
          <w:color w:val="000000"/>
          <w:sz w:val="21"/>
          <w:szCs w:val="21"/>
          <w:lang w:eastAsia="zh-CN"/>
        </w:rPr>
        <w:t>【说明】列示本功能的处理逻辑。</w:t>
      </w:r>
    </w:p>
    <w:p>
      <w:pPr>
        <w:pStyle w:val="6"/>
        <w:spacing w:after="156"/>
      </w:pPr>
      <w:r>
        <w:rPr>
          <w:rFonts w:hint="eastAsia"/>
        </w:rPr>
        <w:t>功能流程</w:t>
      </w:r>
    </w:p>
    <w:p>
      <w:pPr>
        <w:spacing w:after="156" w:line="360" w:lineRule="auto"/>
        <w:ind w:firstLine="420"/>
        <w:rPr>
          <w:color w:val="000000"/>
          <w:sz w:val="21"/>
          <w:szCs w:val="21"/>
          <w:lang w:eastAsia="zh-CN"/>
        </w:rPr>
      </w:pPr>
      <w:r>
        <w:rPr>
          <w:rFonts w:hint="eastAsia"/>
          <w:color w:val="000000"/>
          <w:sz w:val="21"/>
          <w:szCs w:val="21"/>
          <w:lang w:eastAsia="zh-CN"/>
        </w:rPr>
        <w:t>无.</w:t>
      </w:r>
    </w:p>
    <w:p>
      <w:pPr>
        <w:pStyle w:val="6"/>
        <w:spacing w:after="156"/>
      </w:pPr>
      <w:r>
        <w:rPr>
          <w:rFonts w:hint="eastAsia"/>
        </w:rPr>
        <w:t>功能流程描述</w:t>
      </w:r>
    </w:p>
    <w:p>
      <w:pPr>
        <w:spacing w:after="156" w:line="360" w:lineRule="auto"/>
        <w:ind w:firstLine="420"/>
        <w:rPr>
          <w:color w:val="000000"/>
          <w:sz w:val="21"/>
          <w:szCs w:val="21"/>
          <w:lang w:eastAsia="zh-CN"/>
        </w:rPr>
      </w:pPr>
      <w:r>
        <w:rPr>
          <w:rFonts w:hint="eastAsia"/>
          <w:color w:val="000000"/>
          <w:sz w:val="21"/>
          <w:szCs w:val="21"/>
          <w:lang w:eastAsia="zh-CN"/>
        </w:rPr>
        <w:t>参照功能说明.</w:t>
      </w:r>
    </w:p>
    <w:p>
      <w:pPr>
        <w:pStyle w:val="5"/>
        <w:spacing w:after="156"/>
        <w:rPr>
          <w:color w:val="000000"/>
          <w:lang w:eastAsia="zh-CN"/>
        </w:rPr>
      </w:pPr>
      <w:r>
        <w:rPr>
          <w:rFonts w:hint="eastAsia"/>
          <w:color w:val="000000"/>
          <w:lang w:eastAsia="zh-CN"/>
        </w:rPr>
        <w:t>输入输出文件格式及模板</w:t>
      </w:r>
    </w:p>
    <w:p>
      <w:pPr>
        <w:spacing w:after="156" w:line="360" w:lineRule="auto"/>
        <w:rPr>
          <w:color w:val="000000"/>
          <w:sz w:val="21"/>
          <w:szCs w:val="21"/>
          <w:lang w:eastAsia="zh-CN"/>
        </w:rPr>
      </w:pPr>
      <w:r>
        <w:rPr>
          <w:rFonts w:hint="eastAsia"/>
          <w:color w:val="000000"/>
          <w:sz w:val="21"/>
          <w:szCs w:val="21"/>
          <w:lang w:eastAsia="zh-CN"/>
        </w:rPr>
        <w:t>【说明】导入文件或出具的报表等.</w:t>
      </w:r>
    </w:p>
    <w:p>
      <w:pPr>
        <w:ind w:firstLine="420" w:firstLineChars="200"/>
        <w:rPr>
          <w:sz w:val="21"/>
          <w:szCs w:val="21"/>
          <w:lang w:eastAsia="zh-CN"/>
        </w:rPr>
      </w:pPr>
      <w:r>
        <w:rPr>
          <w:rFonts w:hint="eastAsia"/>
          <w:sz w:val="21"/>
          <w:szCs w:val="21"/>
          <w:lang w:eastAsia="zh-CN"/>
        </w:rPr>
        <w:t>1）历史余额法方式生成的报表：</w:t>
      </w:r>
    </w:p>
    <w:p>
      <w:pPr>
        <w:spacing w:after="156" w:line="360" w:lineRule="auto"/>
        <w:ind w:firstLine="420"/>
        <w:rPr>
          <w:color w:val="000000"/>
          <w:sz w:val="21"/>
          <w:szCs w:val="21"/>
          <w:lang w:eastAsia="zh-CN"/>
        </w:rPr>
      </w:pPr>
      <w:r>
        <w:rPr>
          <w:color w:val="000000"/>
          <w:sz w:val="21"/>
          <w:szCs w:val="21"/>
          <w:lang w:eastAsia="zh-CN"/>
        </w:rPr>
        <w:object>
          <v:shape id="_x0000_i1036" o:spt="75" type="#_x0000_t75" style="height:48pt;width:76.5pt;" o:ole="t" filled="f" o:preferrelative="t" stroked="f" coordsize="21600,21600">
            <v:path/>
            <v:fill on="f" focussize="0,0"/>
            <v:stroke on="f" joinstyle="miter"/>
            <v:imagedata r:id="rId44" o:title=""/>
            <o:lock v:ext="edit" aspectratio="t"/>
            <w10:wrap type="none"/>
            <w10:anchorlock/>
          </v:shape>
          <o:OLEObject Type="Embed" ProgID="Excel.Sheet.12" ShapeID="_x0000_i1036" DrawAspect="Icon" ObjectID="_1468075736" r:id="rId43">
            <o:LockedField>false</o:LockedField>
          </o:OLEObject>
        </w:object>
      </w:r>
    </w:p>
    <w:p>
      <w:pPr>
        <w:pStyle w:val="5"/>
        <w:spacing w:after="156"/>
      </w:pPr>
      <w:r>
        <w:rPr>
          <w:rFonts w:hint="eastAsia"/>
        </w:rPr>
        <w:t>其它特殊处理和控制</w:t>
      </w:r>
    </w:p>
    <w:p>
      <w:pPr>
        <w:spacing w:after="156" w:line="360" w:lineRule="auto"/>
        <w:ind w:firstLine="420"/>
        <w:rPr>
          <w:color w:val="000000"/>
          <w:sz w:val="21"/>
          <w:szCs w:val="21"/>
          <w:lang w:eastAsia="zh-CN"/>
        </w:rPr>
      </w:pPr>
      <w:r>
        <w:rPr>
          <w:rFonts w:hint="eastAsia"/>
          <w:color w:val="000000"/>
          <w:sz w:val="21"/>
          <w:szCs w:val="21"/>
          <w:lang w:eastAsia="zh-CN"/>
        </w:rPr>
        <w:t>【说明】列示本功能特殊处理和控制.</w:t>
      </w:r>
    </w:p>
    <w:p>
      <w:pPr>
        <w:pStyle w:val="3"/>
        <w:ind w:left="578" w:hanging="578"/>
      </w:pPr>
      <w:bookmarkStart w:id="137" w:name="_Toc409427526"/>
      <w:r>
        <w:rPr>
          <w:rFonts w:hint="eastAsia"/>
        </w:rPr>
        <w:t>基金转换</w:t>
      </w:r>
      <w:bookmarkEnd w:id="137"/>
    </w:p>
    <w:p>
      <w:pPr>
        <w:pStyle w:val="4"/>
        <w:ind w:left="720"/>
      </w:pPr>
      <w:bookmarkStart w:id="138" w:name="_Toc409427527"/>
      <w:r>
        <w:rPr>
          <w:rFonts w:hint="eastAsia"/>
        </w:rPr>
        <w:t>原始需求</w:t>
      </w:r>
      <w:bookmarkEnd w:id="138"/>
    </w:p>
    <w:p>
      <w:pPr>
        <w:pStyle w:val="5"/>
      </w:pPr>
      <w:r>
        <w:rPr>
          <w:rFonts w:hint="eastAsia"/>
          <w:lang w:eastAsia="zh-CN"/>
        </w:rPr>
        <w:t>需求描述</w:t>
      </w:r>
    </w:p>
    <w:p>
      <w:pPr>
        <w:pStyle w:val="62"/>
        <w:spacing w:line="360" w:lineRule="auto"/>
        <w:ind w:left="720" w:firstLine="0" w:firstLineChars="0"/>
      </w:pPr>
      <w:r>
        <w:rPr>
          <w:rFonts w:hint="eastAsia"/>
        </w:rPr>
        <w:t>企业基金转换：支持卖出某几个投资产品的一定比例，同时买入其他几个投资产品的一定比例，未被卖出或买入的投资产品不进行转换（即份额不发生变化）（该需求在中移动账管需求中同步实现）。</w:t>
      </w:r>
    </w:p>
    <w:p>
      <w:pPr>
        <w:pStyle w:val="62"/>
        <w:spacing w:line="360" w:lineRule="auto"/>
        <w:ind w:left="720" w:firstLine="0" w:firstLineChars="0"/>
      </w:pPr>
      <w:r>
        <w:rPr>
          <w:rFonts w:hint="eastAsia"/>
        </w:rPr>
        <w:t>注：卖出产品的账户为所有的账户，包括公共账户和个人账户。买入产品的账户为所有账户，包括公共账户和个人账户。</w:t>
      </w:r>
    </w:p>
    <w:p>
      <w:pPr>
        <w:pStyle w:val="5"/>
        <w:rPr>
          <w:lang w:eastAsia="zh-CN"/>
        </w:rPr>
      </w:pPr>
      <w:r>
        <w:rPr>
          <w:rFonts w:hint="eastAsia"/>
          <w:lang w:eastAsia="zh-CN"/>
        </w:rPr>
        <w:t>需求分析</w:t>
      </w:r>
    </w:p>
    <w:p>
      <w:pPr>
        <w:ind w:left="420"/>
        <w:rPr>
          <w:lang w:eastAsia="zh-CN"/>
        </w:rPr>
      </w:pPr>
      <w:r>
        <w:rPr>
          <w:rFonts w:hint="eastAsia"/>
          <w:lang w:eastAsia="zh-CN"/>
        </w:rPr>
        <w:t>原始需求可分为如下两个功能点</w:t>
      </w:r>
    </w:p>
    <w:p>
      <w:pPr>
        <w:rPr>
          <w:lang w:eastAsia="zh-CN"/>
        </w:rPr>
      </w:pPr>
      <w:r>
        <w:rPr>
          <w:rFonts w:hint="eastAsia"/>
          <w:lang w:eastAsia="zh-CN"/>
        </w:rPr>
        <w:tab/>
      </w:r>
      <w:r>
        <w:rPr>
          <w:rFonts w:hint="eastAsia"/>
          <w:lang w:eastAsia="zh-CN"/>
        </w:rPr>
        <w:tab/>
      </w:r>
      <w:r>
        <w:rPr>
          <w:rFonts w:hint="eastAsia"/>
          <w:lang w:eastAsia="zh-CN"/>
        </w:rPr>
        <w:t>1)基金转换申请</w:t>
      </w:r>
    </w:p>
    <w:p>
      <w:pPr>
        <w:rPr>
          <w:lang w:eastAsia="zh-CN"/>
        </w:rPr>
      </w:pPr>
      <w:r>
        <w:rPr>
          <w:rFonts w:hint="eastAsia"/>
          <w:lang w:eastAsia="zh-CN"/>
        </w:rPr>
        <w:tab/>
      </w:r>
      <w:r>
        <w:rPr>
          <w:rFonts w:hint="eastAsia"/>
          <w:lang w:eastAsia="zh-CN"/>
        </w:rPr>
        <w:tab/>
      </w:r>
      <w:r>
        <w:rPr>
          <w:rFonts w:hint="eastAsia"/>
          <w:lang w:eastAsia="zh-CN"/>
        </w:rPr>
        <w:t>2)基金转换复核</w:t>
      </w:r>
    </w:p>
    <w:p>
      <w:pPr>
        <w:pStyle w:val="5"/>
      </w:pPr>
      <w:r>
        <w:rPr>
          <w:rFonts w:hint="eastAsia"/>
          <w:lang w:eastAsia="zh-CN"/>
        </w:rPr>
        <w:t>需求变更</w:t>
      </w:r>
      <w:r>
        <w:rPr>
          <w:rFonts w:hint="eastAsia"/>
        </w:rPr>
        <w:t>记录</w:t>
      </w:r>
    </w:p>
    <w:p>
      <w:pPr>
        <w:ind w:left="420"/>
        <w:rPr>
          <w:lang w:eastAsia="zh-CN"/>
        </w:rPr>
      </w:pPr>
      <w:r>
        <w:rPr>
          <w:rFonts w:hint="eastAsia"/>
          <w:color w:val="000000"/>
          <w:lang w:eastAsia="zh-CN"/>
        </w:rPr>
        <w:t>【说明】：</w:t>
      </w:r>
      <w:r>
        <w:rPr>
          <w:rFonts w:hint="eastAsia"/>
          <w:lang w:eastAsia="zh-CN"/>
        </w:rPr>
        <w:t>记录与客户交流的需求变更情况、时间、提出人员等内容。</w:t>
      </w:r>
    </w:p>
    <w:p>
      <w:pPr>
        <w:pStyle w:val="4"/>
        <w:ind w:left="720"/>
      </w:pPr>
      <w:bookmarkStart w:id="139" w:name="_Toc409427528"/>
      <w:r>
        <w:rPr>
          <w:rFonts w:hint="eastAsia"/>
        </w:rPr>
        <w:t>功能点概要</w:t>
      </w:r>
      <w:bookmarkEnd w:id="139"/>
    </w:p>
    <w:p>
      <w:pPr>
        <w:rPr>
          <w:lang w:eastAsia="zh-CN"/>
        </w:rPr>
      </w:pPr>
      <w:r>
        <w:rPr>
          <w:rFonts w:hint="eastAsia"/>
          <w:lang w:eastAsia="zh-CN"/>
        </w:rPr>
        <w:t>对参与投资转化的产品按照期望的投资占比进行投资转化</w:t>
      </w:r>
    </w:p>
    <w:p>
      <w:pPr>
        <w:rPr>
          <w:lang w:eastAsia="zh-CN"/>
        </w:rPr>
      </w:pPr>
      <w:r>
        <w:rPr>
          <w:rFonts w:hint="eastAsia"/>
          <w:lang w:eastAsia="zh-CN"/>
        </w:rPr>
        <w:t>对参与投资转化的产品通过划转份额进行投资转化</w:t>
      </w:r>
    </w:p>
    <w:p>
      <w:pPr>
        <w:rPr>
          <w:lang w:eastAsia="zh-CN"/>
        </w:rPr>
      </w:pPr>
      <w:r>
        <w:rPr>
          <w:rFonts w:hint="eastAsia"/>
          <w:lang w:eastAsia="zh-CN"/>
        </w:rPr>
        <w:t>由于和原功能逻辑相差较大，因此单独作为一个功能开发。原功能点暂时保留。</w:t>
      </w:r>
    </w:p>
    <w:p>
      <w:pPr>
        <w:pStyle w:val="4"/>
        <w:ind w:left="720"/>
      </w:pPr>
      <w:bookmarkStart w:id="140" w:name="_Toc409427529"/>
      <w:r>
        <w:rPr>
          <w:rFonts w:hint="eastAsia"/>
        </w:rPr>
        <w:t>功能点</w:t>
      </w:r>
      <w:r>
        <w:t>1</w:t>
      </w:r>
      <w:r>
        <w:rPr>
          <w:rFonts w:hint="eastAsia"/>
        </w:rPr>
        <w:t>：基金转换申请</w:t>
      </w:r>
      <w:bookmarkEnd w:id="140"/>
    </w:p>
    <w:p>
      <w:pPr>
        <w:pStyle w:val="5"/>
        <w:rPr>
          <w:lang w:eastAsia="zh-CN"/>
        </w:rPr>
      </w:pPr>
      <w:r>
        <w:rPr>
          <w:rFonts w:hint="eastAsia"/>
          <w:lang w:eastAsia="zh-CN"/>
        </w:rPr>
        <w:t>功能说明</w:t>
      </w:r>
    </w:p>
    <w:p>
      <w:pPr>
        <w:pStyle w:val="5"/>
        <w:rPr>
          <w:lang w:eastAsia="zh-CN"/>
        </w:rPr>
      </w:pPr>
      <w:r>
        <w:rPr>
          <w:rFonts w:hint="eastAsia"/>
          <w:lang w:eastAsia="zh-CN"/>
        </w:rPr>
        <w:t>菜单路径\用户</w:t>
      </w:r>
    </w:p>
    <w:p>
      <w:pPr>
        <w:rPr>
          <w:lang w:eastAsia="zh-CN"/>
        </w:rPr>
      </w:pPr>
      <w:r>
        <w:rPr>
          <w:rFonts w:hint="eastAsia"/>
          <w:lang w:eastAsia="zh-CN"/>
        </w:rPr>
        <w:t>投资业务</w:t>
      </w:r>
      <w:r>
        <w:rPr>
          <w:lang w:eastAsia="zh-CN"/>
        </w:rPr>
        <w:t>—</w:t>
      </w:r>
      <w:r>
        <w:rPr>
          <w:rFonts w:hint="eastAsia"/>
          <w:lang w:eastAsia="zh-CN"/>
        </w:rPr>
        <w:t>&gt;投资转换</w:t>
      </w:r>
      <w:r>
        <w:rPr>
          <w:lang w:eastAsia="zh-CN"/>
        </w:rPr>
        <w:sym w:font="Wingdings" w:char="F0E0"/>
      </w:r>
      <w:r>
        <w:rPr>
          <w:rFonts w:hint="eastAsia"/>
          <w:lang w:eastAsia="zh-CN"/>
        </w:rPr>
        <w:t>基金转换</w:t>
      </w:r>
    </w:p>
    <w:p>
      <w:pPr>
        <w:pStyle w:val="5"/>
        <w:rPr>
          <w:lang w:eastAsia="zh-CN"/>
        </w:rPr>
      </w:pPr>
      <w:r>
        <w:rPr>
          <w:rFonts w:hint="eastAsia"/>
        </w:rPr>
        <w:t>功能界面（可选）</w:t>
      </w:r>
    </w:p>
    <w:p>
      <w:pPr>
        <w:ind w:left="420"/>
        <w:rPr>
          <w:lang w:eastAsia="zh-CN"/>
        </w:rPr>
      </w:pPr>
      <w:r>
        <w:rPr>
          <w:rFonts w:hint="eastAsia"/>
          <w:b/>
          <w:lang w:eastAsia="zh-CN"/>
        </w:rPr>
        <w:t>初</w:t>
      </w:r>
      <w:r>
        <w:t xml:space="preserve"> </w:t>
      </w:r>
      <w:r>
        <w:object>
          <v:shape id="_x0000_i1037" o:spt="75" type="#_x0000_t75" style="height:294pt;width:464.25pt;" o:ole="t" filled="f" o:preferrelative="t" stroked="f" coordsize="21600,21600">
            <v:path/>
            <v:fill on="f" focussize="0,0"/>
            <v:stroke on="f" joinstyle="miter"/>
            <v:imagedata r:id="rId46" o:title=""/>
            <o:lock v:ext="edit" aspectratio="t"/>
            <w10:wrap type="none"/>
            <w10:anchorlock/>
          </v:shape>
          <o:OLEObject Type="Embed" ProgID="Visio.Drawing.11" ShapeID="_x0000_i1037" DrawAspect="Content" ObjectID="_1468075737" r:id="rId45">
            <o:LockedField>false</o:LockedField>
          </o:OLEObject>
        </w:object>
      </w:r>
    </w:p>
    <w:p>
      <w:pPr>
        <w:ind w:left="420"/>
        <w:rPr>
          <w:lang w:eastAsia="zh-CN"/>
        </w:rPr>
      </w:pPr>
      <w:r>
        <w:rPr>
          <w:rFonts w:hint="eastAsia"/>
          <w:b/>
          <w:lang w:eastAsia="zh-CN"/>
        </w:rPr>
        <w:t>输入验证：</w:t>
      </w:r>
    </w:p>
    <w:tbl>
      <w:tblPr>
        <w:tblStyle w:val="32"/>
        <w:tblW w:w="9074"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1134"/>
        <w:gridCol w:w="1275"/>
        <w:gridCol w:w="4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235"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字段名称</w:t>
            </w:r>
          </w:p>
        </w:tc>
        <w:tc>
          <w:tcPr>
            <w:tcW w:w="1134"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属性</w:t>
            </w:r>
          </w:p>
        </w:tc>
        <w:tc>
          <w:tcPr>
            <w:tcW w:w="1275"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方式</w:t>
            </w:r>
          </w:p>
        </w:tc>
        <w:tc>
          <w:tcPr>
            <w:tcW w:w="4430"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注释/取值范围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spacing w:afterLines="50" w:line="360" w:lineRule="auto"/>
              <w:jc w:val="center"/>
              <w:rPr>
                <w:lang w:eastAsia="zh-CN"/>
              </w:rPr>
            </w:pPr>
            <w:r>
              <w:rPr>
                <w:rFonts w:hint="eastAsia"/>
                <w:lang w:eastAsia="zh-CN"/>
              </w:rPr>
              <w:t>年金计划编号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帮助</w:t>
            </w:r>
          </w:p>
        </w:tc>
        <w:tc>
          <w:tcPr>
            <w:tcW w:w="4430" w:type="dxa"/>
          </w:tcPr>
          <w:p>
            <w:pPr>
              <w:spacing w:line="360" w:lineRule="auto"/>
              <w:rPr>
                <w:rFonts w:ascii="宋体" w:hAnsi="宋体"/>
                <w:lang w:eastAsia="zh-CN"/>
              </w:rPr>
            </w:pPr>
            <w:r>
              <w:rPr>
                <w:rFonts w:hint="eastAsia" w:ascii="宋体" w:hAnsi="宋体"/>
                <w:lang w:eastAsia="zh-CN"/>
              </w:rPr>
              <w:t>进行投资转换的年金计划编号.</w:t>
            </w:r>
          </w:p>
          <w:p>
            <w:pPr>
              <w:spacing w:line="360" w:lineRule="auto"/>
              <w:rPr>
                <w:rFonts w:ascii="宋体" w:hAnsi="宋体"/>
                <w:lang w:eastAsia="zh-CN"/>
              </w:rPr>
            </w:pPr>
            <w:r>
              <w:rPr>
                <w:rFonts w:hint="eastAsia"/>
                <w:lang w:eastAsia="zh-CN"/>
              </w:rPr>
              <w:t>重新选择年金计划编号，则计划编号、转换申请单号清空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spacing w:afterLines="50" w:line="360" w:lineRule="auto"/>
              <w:jc w:val="center"/>
              <w:rPr>
                <w:lang w:eastAsia="zh-CN"/>
              </w:rPr>
            </w:pPr>
            <w:r>
              <w:rPr>
                <w:rFonts w:hint="eastAsia"/>
                <w:lang w:eastAsia="zh-CN"/>
              </w:rPr>
              <w:t>年金计划名称</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进行投资转换的年金计划名称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spacing w:afterLines="50" w:line="360" w:lineRule="auto"/>
              <w:jc w:val="center"/>
              <w:rPr>
                <w:lang w:eastAsia="zh-CN"/>
              </w:rPr>
            </w:pPr>
            <w:r>
              <w:rPr>
                <w:rFonts w:hint="eastAsia"/>
                <w:lang w:eastAsia="zh-CN"/>
              </w:rPr>
              <w:t>计划编号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帮助</w:t>
            </w:r>
          </w:p>
        </w:tc>
        <w:tc>
          <w:tcPr>
            <w:tcW w:w="4430" w:type="dxa"/>
          </w:tcPr>
          <w:p>
            <w:pPr>
              <w:spacing w:line="360" w:lineRule="auto"/>
              <w:rPr>
                <w:rFonts w:ascii="宋体" w:hAnsi="宋体"/>
                <w:lang w:eastAsia="zh-CN"/>
              </w:rPr>
            </w:pPr>
            <w:r>
              <w:rPr>
                <w:rFonts w:hint="eastAsia" w:ascii="宋体" w:hAnsi="宋体"/>
                <w:lang w:eastAsia="zh-CN"/>
              </w:rPr>
              <w:t>进行投资转换的计划编号，只能为正常计划</w:t>
            </w:r>
          </w:p>
          <w:p>
            <w:pPr>
              <w:pStyle w:val="12"/>
              <w:rPr>
                <w:lang w:eastAsia="zh-CN"/>
              </w:rPr>
            </w:pPr>
            <w:r>
              <w:rPr>
                <w:rFonts w:hint="eastAsia" w:ascii="宋体" w:hAnsi="宋体"/>
                <w:lang w:eastAsia="zh-CN"/>
              </w:rPr>
              <w:t>，</w:t>
            </w:r>
            <w:r>
              <w:rPr>
                <w:rFonts w:hint="eastAsia"/>
                <w:lang w:eastAsia="zh-CN"/>
              </w:rPr>
              <w:t>当按计划转化时为必输项，。</w:t>
            </w:r>
          </w:p>
          <w:p>
            <w:pPr>
              <w:pStyle w:val="12"/>
              <w:rPr>
                <w:lang w:eastAsia="zh-CN"/>
              </w:rPr>
            </w:pPr>
            <w:r>
              <w:rPr>
                <w:rFonts w:hint="eastAsia"/>
                <w:lang w:eastAsia="zh-CN"/>
              </w:rPr>
              <w:t>双击计划编号文本框，则清空计划编号，清空转换申请单号</w:t>
            </w:r>
            <w:ins w:id="4" w:author="刘献美" w:date="2015-01-12T11:33:00Z">
              <w:r>
                <w:rPr>
                  <w:rFonts w:hint="eastAsia"/>
                  <w:lang w:eastAsia="zh-CN"/>
                </w:rPr>
                <w:t>，清空计划名称</w:t>
              </w:r>
            </w:ins>
            <w:r>
              <w:rPr>
                <w:rFonts w:hint="eastAsia"/>
                <w:lang w:eastAsia="zh-CN"/>
              </w:rPr>
              <w:t>。</w:t>
            </w:r>
          </w:p>
          <w:p>
            <w:pPr>
              <w:pStyle w:val="12"/>
              <w:rPr>
                <w:lang w:eastAsia="zh-CN"/>
              </w:rPr>
            </w:pPr>
            <w:r>
              <w:rPr>
                <w:rFonts w:hint="eastAsia"/>
                <w:lang w:eastAsia="zh-CN"/>
              </w:rPr>
              <w:t>重新选择计划编号，转换申请单号清空</w:t>
            </w:r>
          </w:p>
          <w:p>
            <w:pPr>
              <w:spacing w:line="360" w:lineRule="auto"/>
              <w:rPr>
                <w:rFonts w:ascii="宋体" w:hAnsi="宋体"/>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spacing w:afterLines="50" w:line="360" w:lineRule="auto"/>
              <w:jc w:val="center"/>
              <w:rPr>
                <w:lang w:eastAsia="zh-CN"/>
              </w:rPr>
            </w:pPr>
            <w:r>
              <w:rPr>
                <w:rFonts w:hint="eastAsia"/>
                <w:lang w:eastAsia="zh-CN"/>
              </w:rPr>
              <w:t>计划名称</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进行投资转换的计划名称，只能为正常计划</w:t>
            </w:r>
          </w:p>
          <w:p>
            <w:pPr>
              <w:pStyle w:val="12"/>
              <w:rPr>
                <w:lang w:eastAsia="zh-CN"/>
              </w:rPr>
            </w:pPr>
            <w:r>
              <w:rPr>
                <w:rFonts w:hint="eastAsia"/>
                <w:lang w:eastAsia="zh-CN"/>
              </w:rPr>
              <w:t>当按计划转化时为必输项，按年金计划转化则变灰，不可选。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spacing w:afterLines="50" w:line="360" w:lineRule="auto"/>
              <w:jc w:val="center"/>
              <w:rPr>
                <w:lang w:eastAsia="zh-CN"/>
              </w:rPr>
            </w:pPr>
            <w:r>
              <w:rPr>
                <w:rFonts w:hint="eastAsia"/>
                <w:lang w:eastAsia="zh-CN"/>
              </w:rPr>
              <w:t>转换申请单号</w:t>
            </w:r>
          </w:p>
        </w:tc>
        <w:tc>
          <w:tcPr>
            <w:tcW w:w="1134" w:type="dxa"/>
            <w:vAlign w:val="center"/>
          </w:tcPr>
          <w:p>
            <w:pPr>
              <w:spacing w:line="360" w:lineRule="auto"/>
              <w:jc w:val="both"/>
              <w:rPr>
                <w:lang w:eastAsia="zh-CN"/>
              </w:rPr>
            </w:pPr>
            <w:r>
              <w:rPr>
                <w:rFonts w:hint="eastAsia"/>
                <w:lang w:eastAsia="zh-CN"/>
              </w:rPr>
              <w:t>非必输</w:t>
            </w:r>
          </w:p>
        </w:tc>
        <w:tc>
          <w:tcPr>
            <w:tcW w:w="1275" w:type="dxa"/>
            <w:vAlign w:val="center"/>
          </w:tcPr>
          <w:p>
            <w:pPr>
              <w:spacing w:line="360" w:lineRule="auto"/>
              <w:jc w:val="both"/>
              <w:rPr>
                <w:lang w:eastAsia="zh-CN"/>
              </w:rPr>
            </w:pPr>
            <w:r>
              <w:rPr>
                <w:rFonts w:hint="eastAsia"/>
                <w:lang w:eastAsia="zh-CN"/>
              </w:rPr>
              <w:t>帮助按钮</w:t>
            </w:r>
          </w:p>
        </w:tc>
        <w:tc>
          <w:tcPr>
            <w:tcW w:w="4430" w:type="dxa"/>
          </w:tcPr>
          <w:p>
            <w:pPr>
              <w:spacing w:line="360" w:lineRule="auto"/>
              <w:rPr>
                <w:rFonts w:ascii="宋体" w:hAnsi="宋体"/>
                <w:lang w:eastAsia="zh-CN"/>
              </w:rPr>
            </w:pPr>
            <w:r>
              <w:rPr>
                <w:rFonts w:hint="eastAsia" w:ascii="宋体" w:hAnsi="宋体"/>
                <w:lang w:eastAsia="zh-CN"/>
              </w:rPr>
              <w:t>保存后未提交的申请单或复合通不过的申请单的申请单号。每个申请单号下有一个或多个投资转换方案。</w:t>
            </w:r>
          </w:p>
          <w:p>
            <w:pPr>
              <w:spacing w:line="360" w:lineRule="auto"/>
              <w:rPr>
                <w:rFonts w:ascii="宋体" w:hAnsi="宋体"/>
                <w:lang w:eastAsia="zh-CN"/>
              </w:rPr>
            </w:pPr>
            <w:r>
              <w:rPr>
                <w:rFonts w:hint="eastAsia" w:ascii="宋体" w:hAnsi="宋体"/>
                <w:lang w:eastAsia="zh-CN"/>
              </w:rPr>
              <w:t>如果没有选择计划编号，该申请单号为整个年金计划投资转换方案所对应的申请单号。如果选择计划编号，则该申请单号为指定计划编号的投资转换方案所对应的计划编号。</w:t>
            </w:r>
          </w:p>
          <w:p>
            <w:pPr>
              <w:spacing w:line="360" w:lineRule="auto"/>
              <w:rPr>
                <w:rFonts w:ascii="宋体" w:hAnsi="宋体"/>
                <w:lang w:eastAsia="zh-CN"/>
              </w:rPr>
            </w:pPr>
            <w:r>
              <w:rPr>
                <w:rFonts w:hint="eastAsia" w:ascii="宋体" w:hAnsi="宋体"/>
                <w:lang w:eastAsia="zh-CN"/>
              </w:rPr>
              <w:t>点击申请单号帮助按钮后，【转换范围】、【转换方式】为该申请单下投资转换方案的设定值，且不可改动。</w:t>
            </w:r>
          </w:p>
          <w:p>
            <w:pPr>
              <w:spacing w:line="360" w:lineRule="auto"/>
              <w:rPr>
                <w:rFonts w:ascii="宋体" w:hAnsi="宋体"/>
                <w:lang w:eastAsia="zh-CN"/>
              </w:rPr>
            </w:pPr>
            <w:r>
              <w:rPr>
                <w:rFonts w:hint="eastAsia" w:ascii="宋体" w:hAnsi="宋体"/>
                <w:lang w:eastAsia="zh-CN"/>
              </w:rPr>
              <w:t>双击转换申请单号，则转换申请单号清空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spacing w:afterLines="50" w:line="360" w:lineRule="auto"/>
              <w:jc w:val="center"/>
              <w:rPr>
                <w:lang w:eastAsia="zh-CN"/>
              </w:rPr>
            </w:pPr>
            <w:bookmarkStart w:id="141" w:name="OLE_LINK141"/>
            <w:bookmarkStart w:id="142" w:name="OLE_LINK142"/>
            <w:r>
              <w:rPr>
                <w:rFonts w:hint="eastAsia"/>
                <w:lang w:eastAsia="zh-CN"/>
              </w:rPr>
              <w:t>转换范围</w:t>
            </w:r>
            <w:bookmarkEnd w:id="141"/>
            <w:bookmarkEnd w:id="142"/>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下拉列表</w:t>
            </w:r>
          </w:p>
        </w:tc>
        <w:tc>
          <w:tcPr>
            <w:tcW w:w="4430" w:type="dxa"/>
          </w:tcPr>
          <w:p>
            <w:pPr>
              <w:spacing w:line="360" w:lineRule="auto"/>
              <w:rPr>
                <w:rFonts w:ascii="宋体" w:hAnsi="宋体"/>
                <w:lang w:eastAsia="zh-CN"/>
              </w:rPr>
            </w:pPr>
            <w:r>
              <w:rPr>
                <w:rFonts w:hint="eastAsia" w:ascii="宋体" w:hAnsi="宋体"/>
                <w:lang w:eastAsia="zh-CN"/>
              </w:rPr>
              <w:t>转换范围包括按年金计划转换、按计划转换。</w:t>
            </w:r>
          </w:p>
          <w:p>
            <w:pPr>
              <w:spacing w:line="360" w:lineRule="auto"/>
              <w:rPr>
                <w:rFonts w:ascii="宋体" w:hAnsi="宋体"/>
                <w:lang w:eastAsia="zh-CN"/>
              </w:rPr>
            </w:pPr>
            <w:r>
              <w:rPr>
                <w:rFonts w:hint="eastAsia" w:ascii="宋体" w:hAnsi="宋体"/>
                <w:lang w:eastAsia="zh-CN"/>
              </w:rPr>
              <w:t>默认值为“</w:t>
            </w:r>
            <w:r>
              <w:rPr>
                <w:rFonts w:ascii="宋体" w:hAnsi="宋体"/>
                <w:lang w:eastAsia="zh-CN"/>
              </w:rPr>
              <w:t>--</w:t>
            </w:r>
            <w:r>
              <w:rPr>
                <w:rFonts w:hint="eastAsia" w:ascii="宋体" w:hAnsi="宋体"/>
                <w:lang w:eastAsia="zh-CN"/>
              </w:rPr>
              <w:t>请选择</w:t>
            </w:r>
            <w:r>
              <w:rPr>
                <w:rFonts w:ascii="宋体" w:hAnsi="宋体"/>
                <w:lang w:eastAsia="zh-CN"/>
              </w:rPr>
              <w:t>--</w:t>
            </w:r>
            <w:r>
              <w:rPr>
                <w:rFonts w:hint="eastAsia" w:ascii="宋体" w:hAnsi="宋体"/>
                <w:lang w:eastAsia="zh-CN"/>
              </w:rPr>
              <w:t>”。</w:t>
            </w:r>
          </w:p>
          <w:p>
            <w:pPr>
              <w:spacing w:line="360" w:lineRule="auto"/>
              <w:rPr>
                <w:rFonts w:ascii="宋体" w:hAnsi="宋体"/>
                <w:lang w:eastAsia="zh-CN"/>
              </w:rPr>
            </w:pPr>
            <w:r>
              <w:rPr>
                <w:rFonts w:hint="eastAsia" w:ascii="宋体" w:hAnsi="宋体"/>
                <w:lang w:eastAsia="zh-CN"/>
              </w:rPr>
              <w:t>选择计划编号时，转换范围的值为按计划转换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jc w:val="center"/>
              <w:rPr>
                <w:lang w:eastAsia="zh-CN"/>
              </w:rPr>
            </w:pPr>
            <w:bookmarkStart w:id="143" w:name="OLE_LINK182"/>
            <w:bookmarkStart w:id="144" w:name="OLE_LINK183"/>
            <w:r>
              <w:rPr>
                <w:rFonts w:hint="eastAsia"/>
                <w:lang w:eastAsia="zh-CN"/>
              </w:rPr>
              <w:t>转换方式</w:t>
            </w:r>
            <w:bookmarkEnd w:id="143"/>
            <w:bookmarkEnd w:id="144"/>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下拉列表</w:t>
            </w:r>
          </w:p>
        </w:tc>
        <w:tc>
          <w:tcPr>
            <w:tcW w:w="4430" w:type="dxa"/>
          </w:tcPr>
          <w:p>
            <w:pPr>
              <w:spacing w:line="360" w:lineRule="auto"/>
              <w:rPr>
                <w:rFonts w:ascii="宋体" w:hAnsi="宋体"/>
                <w:lang w:eastAsia="zh-CN"/>
              </w:rPr>
            </w:pPr>
            <w:r>
              <w:rPr>
                <w:rFonts w:hint="eastAsia" w:ascii="宋体" w:hAnsi="宋体"/>
                <w:lang w:eastAsia="zh-CN"/>
              </w:rPr>
              <w:t>转换方式包括固定比例转换、固定份额转换、固定金额转换，默认值为“</w:t>
            </w:r>
            <w:r>
              <w:rPr>
                <w:rFonts w:ascii="宋体" w:hAnsi="宋体"/>
                <w:lang w:eastAsia="zh-CN"/>
              </w:rPr>
              <w:t>--</w:t>
            </w:r>
            <w:r>
              <w:rPr>
                <w:rFonts w:hint="eastAsia" w:ascii="宋体" w:hAnsi="宋体"/>
                <w:lang w:eastAsia="zh-CN"/>
              </w:rPr>
              <w:t>请选择</w:t>
            </w:r>
            <w:r>
              <w:rPr>
                <w:rFonts w:ascii="宋体" w:hAnsi="宋体"/>
                <w:lang w:eastAsia="zh-CN"/>
              </w:rPr>
              <w:t>--</w:t>
            </w:r>
            <w:r>
              <w:rPr>
                <w:rFonts w:hint="eastAsia" w:ascii="宋体" w:hAnsi="宋体"/>
                <w:lang w:eastAsia="zh-CN"/>
              </w:rPr>
              <w:t>”。</w:t>
            </w:r>
          </w:p>
        </w:tc>
      </w:tr>
    </w:tbl>
    <w:p>
      <w:pPr>
        <w:ind w:left="420"/>
        <w:rPr>
          <w:b/>
          <w:lang w:eastAsia="zh-CN"/>
        </w:rPr>
      </w:pPr>
      <w:r>
        <w:rPr>
          <w:rFonts w:hint="eastAsia"/>
          <w:lang w:eastAsia="zh-CN"/>
        </w:rPr>
        <w:t xml:space="preserve"> </w:t>
      </w:r>
      <w:r>
        <w:rPr>
          <w:rFonts w:hint="eastAsia"/>
          <w:b/>
          <w:lang w:eastAsia="zh-CN"/>
        </w:rPr>
        <w:t>按钮功能说明：</w:t>
      </w:r>
    </w:p>
    <w:p>
      <w:pPr>
        <w:ind w:left="420"/>
        <w:rPr>
          <w:lang w:eastAsia="zh-CN"/>
        </w:rPr>
      </w:pPr>
    </w:p>
    <w:p>
      <w:pPr>
        <w:ind w:left="420"/>
        <w:rPr>
          <w:lang w:eastAsia="zh-CN"/>
        </w:rPr>
      </w:pPr>
      <w:r>
        <w:rPr>
          <w:rFonts w:hint="eastAsia"/>
          <w:lang w:eastAsia="zh-CN"/>
        </w:rPr>
        <w:t>【确定】：首先校验页面内容：如果没有选择年金计划编号，则提示“请选择年金计划”。如果转换范围为计划编号，则计划编号为必填项，若为空则报“请选择计划”。如果投资范围为按年金计划转换，则计划编号需为空，否则报”按年金计划转换，计划编号必须为空“。某计划按企业计划做过基金转换，然后再按年金计划做基金转换且选择此计划的年金计划，报报提示“该年金计划下**计划已经做过基金转换，是否继续？”点“是”则该年金计划做基金转换但是此次基金转换不包含此计划的转换；某计划按企业计划做过基金转换，然后再按企业计划做基金转换且选择此计划时，报提示：“该计划已经存在基金转换信息”。如果不是处理日则报"提交失败,今天不是交易处理日,不能做基金转换! "。如果没有选择转换范围，则提示“请选择转换范围”，如果没有选择转换方式，则提示“请选择转换方式”。如果“投资范围”为“按年金计划转换”则该年金计划下的所有计划的企业投资方案，必须一致，否则报“该年金计划下的投资方案不一致”。校验通过后跳转到投资转换申请详细界面，如果选择【固定比例转换】则进入</w:t>
      </w:r>
      <w:r>
        <w:rPr>
          <w:rFonts w:hint="eastAsia"/>
          <w:b/>
          <w:lang w:eastAsia="zh-CN"/>
        </w:rPr>
        <w:t>固定比例投资转换申请详细界面，</w:t>
      </w:r>
      <w:r>
        <w:rPr>
          <w:rFonts w:hint="eastAsia"/>
          <w:lang w:eastAsia="zh-CN"/>
        </w:rPr>
        <w:t>如果选择【固定份额转换】则进入</w:t>
      </w:r>
      <w:r>
        <w:rPr>
          <w:rFonts w:hint="eastAsia"/>
          <w:b/>
          <w:lang w:eastAsia="zh-CN"/>
        </w:rPr>
        <w:t>固定分额基金转换申请详细界面，</w:t>
      </w:r>
      <w:r>
        <w:rPr>
          <w:rFonts w:hint="eastAsia"/>
          <w:lang w:eastAsia="zh-CN"/>
        </w:rPr>
        <w:t>如果选择【固定金额转换】则进入</w:t>
      </w:r>
      <w:r>
        <w:rPr>
          <w:rFonts w:hint="eastAsia"/>
          <w:b/>
          <w:lang w:eastAsia="zh-CN"/>
        </w:rPr>
        <w:t>固定金额基金转换申请界面</w:t>
      </w:r>
    </w:p>
    <w:p>
      <w:pPr>
        <w:ind w:left="420"/>
        <w:rPr>
          <w:lang w:eastAsia="zh-CN"/>
        </w:rPr>
      </w:pPr>
      <w:r>
        <w:rPr>
          <w:rFonts w:hint="eastAsia"/>
          <w:lang w:eastAsia="zh-CN"/>
        </w:rPr>
        <w:t>【返回】：返回到控制台</w:t>
      </w:r>
    </w:p>
    <w:p>
      <w:pPr>
        <w:ind w:left="420"/>
        <w:rPr>
          <w:b/>
          <w:lang w:eastAsia="zh-CN"/>
        </w:rPr>
      </w:pPr>
      <w:r>
        <w:rPr>
          <w:rFonts w:hint="eastAsia"/>
          <w:lang w:eastAsia="zh-CN"/>
        </w:rPr>
        <w:t xml:space="preserve"> </w:t>
      </w:r>
      <w:r>
        <w:rPr>
          <w:rFonts w:hint="eastAsia"/>
          <w:b/>
          <w:lang w:eastAsia="zh-CN"/>
        </w:rPr>
        <w:t>固定比例基金转换申请详细界面：</w:t>
      </w:r>
    </w:p>
    <w:p>
      <w:pPr>
        <w:ind w:left="420"/>
        <w:rPr>
          <w:lang w:eastAsia="zh-CN"/>
        </w:rPr>
      </w:pPr>
      <w:r>
        <w:rPr>
          <w:lang w:eastAsia="zh-CN"/>
        </w:rPr>
        <w:object>
          <v:shape id="_x0000_i1038" o:spt="75" type="#_x0000_t75" style="height:226.5pt;width:459pt;" o:ole="t" filled="f" o:preferrelative="t" stroked="f" coordsize="21600,21600">
            <v:path/>
            <v:fill on="f" focussize="0,0"/>
            <v:stroke on="f" joinstyle="miter"/>
            <v:imagedata r:id="rId48" o:title=""/>
            <o:lock v:ext="edit" aspectratio="t"/>
            <w10:wrap type="none"/>
            <w10:anchorlock/>
          </v:shape>
          <o:OLEObject Type="Embed" ProgID="Visio.Drawing.11" ShapeID="_x0000_i1038" DrawAspect="Content" ObjectID="_1468075738" r:id="rId47">
            <o:LockedField>false</o:LockedField>
          </o:OLEObject>
        </w:object>
      </w:r>
    </w:p>
    <w:tbl>
      <w:tblPr>
        <w:tblStyle w:val="32"/>
        <w:tblW w:w="9074"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1134"/>
        <w:gridCol w:w="1275"/>
        <w:gridCol w:w="4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235"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字段名称</w:t>
            </w:r>
          </w:p>
        </w:tc>
        <w:tc>
          <w:tcPr>
            <w:tcW w:w="1134"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属性</w:t>
            </w:r>
          </w:p>
        </w:tc>
        <w:tc>
          <w:tcPr>
            <w:tcW w:w="1275"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方式</w:t>
            </w:r>
          </w:p>
        </w:tc>
        <w:tc>
          <w:tcPr>
            <w:tcW w:w="4430"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注释/取值范围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spacing w:afterLines="50" w:line="360" w:lineRule="auto"/>
              <w:jc w:val="center"/>
              <w:rPr>
                <w:rFonts w:ascii="宋体" w:hAnsi="宋体"/>
                <w:bCs/>
                <w:i/>
                <w:lang w:eastAsia="zh-CN"/>
              </w:rPr>
            </w:pPr>
            <w:r>
              <w:rPr>
                <w:rFonts w:hint="eastAsia"/>
                <w:lang w:eastAsia="zh-CN"/>
              </w:rPr>
              <w:t>卖出产品(左侧)</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保存后生成</w:t>
            </w:r>
          </w:p>
        </w:tc>
        <w:tc>
          <w:tcPr>
            <w:tcW w:w="4430" w:type="dxa"/>
          </w:tcPr>
          <w:p>
            <w:pPr>
              <w:spacing w:line="360" w:lineRule="auto"/>
              <w:rPr>
                <w:rFonts w:ascii="宋体" w:hAnsi="宋体"/>
                <w:lang w:eastAsia="zh-CN"/>
              </w:rPr>
            </w:pPr>
            <w:r>
              <w:rPr>
                <w:rFonts w:hint="eastAsia" w:ascii="宋体" w:hAnsi="宋体"/>
                <w:lang w:eastAsia="zh-CN"/>
              </w:rPr>
              <w:t>点击保存后自动生成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spacing w:afterLines="50" w:line="360" w:lineRule="auto"/>
              <w:jc w:val="center"/>
              <w:rPr>
                <w:rFonts w:ascii="宋体" w:hAnsi="宋体"/>
                <w:bCs/>
                <w:i/>
                <w:lang w:eastAsia="zh-CN"/>
              </w:rPr>
            </w:pPr>
            <w:r>
              <w:rPr>
                <w:rFonts w:hint="eastAsia"/>
                <w:lang w:eastAsia="zh-CN"/>
              </w:rPr>
              <w:t>产品转换单号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保存后生成</w:t>
            </w:r>
          </w:p>
        </w:tc>
        <w:tc>
          <w:tcPr>
            <w:tcW w:w="4430" w:type="dxa"/>
          </w:tcPr>
          <w:p>
            <w:pPr>
              <w:spacing w:line="360" w:lineRule="auto"/>
              <w:rPr>
                <w:rFonts w:ascii="宋体" w:hAnsi="宋体"/>
                <w:lang w:eastAsia="zh-CN"/>
              </w:rPr>
            </w:pPr>
            <w:r>
              <w:rPr>
                <w:rFonts w:hint="eastAsia" w:ascii="宋体" w:hAnsi="宋体"/>
                <w:lang w:eastAsia="zh-CN"/>
              </w:rPr>
              <w:t>每个卖出产品对应一个产品转换单号，点击保存按钮后自动生成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spacing w:afterLines="50" w:line="360" w:lineRule="auto"/>
              <w:jc w:val="center"/>
              <w:rPr>
                <w:rFonts w:ascii="宋体" w:hAnsi="宋体"/>
                <w:bCs/>
                <w:i/>
                <w:lang w:eastAsia="zh-CN"/>
              </w:rPr>
            </w:pPr>
            <w:r>
              <w:rPr>
                <w:rFonts w:hint="eastAsia"/>
                <w:lang w:eastAsia="zh-CN"/>
              </w:rPr>
              <w:t>年金计划编号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进行基金转换的年金计划编号，与初始页面中的年金计划编号一致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spacing w:afterLines="50" w:line="360" w:lineRule="auto"/>
              <w:jc w:val="center"/>
              <w:rPr>
                <w:rFonts w:ascii="宋体" w:hAnsi="宋体"/>
                <w:bCs/>
                <w:i/>
                <w:lang w:eastAsia="zh-CN"/>
              </w:rPr>
            </w:pPr>
            <w:r>
              <w:rPr>
                <w:rFonts w:hint="eastAsia"/>
                <w:lang w:eastAsia="zh-CN"/>
              </w:rPr>
              <w:t>年金计划名称</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进行基金转换的年金计划名称，与初始页面中的年金计划名称一致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spacing w:afterLines="50" w:line="360" w:lineRule="auto"/>
              <w:jc w:val="center"/>
              <w:rPr>
                <w:rFonts w:ascii="宋体" w:hAnsi="宋体"/>
                <w:bCs/>
                <w:lang w:eastAsia="zh-CN"/>
              </w:rPr>
            </w:pPr>
            <w:r>
              <w:rPr>
                <w:rFonts w:hint="eastAsia" w:ascii="宋体" w:hAnsi="宋体"/>
                <w:bCs/>
                <w:lang w:eastAsia="zh-CN"/>
              </w:rPr>
              <w:t>计划编号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进行基金转换的计划编号，与初始界面中的计划编号一致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spacing w:afterLines="50" w:line="360" w:lineRule="auto"/>
              <w:jc w:val="center"/>
              <w:rPr>
                <w:rFonts w:ascii="宋体" w:hAnsi="宋体"/>
                <w:bCs/>
                <w:lang w:eastAsia="zh-CN"/>
              </w:rPr>
            </w:pPr>
            <w:r>
              <w:rPr>
                <w:rFonts w:hint="eastAsia" w:ascii="宋体" w:hAnsi="宋体"/>
                <w:bCs/>
                <w:lang w:eastAsia="zh-CN"/>
              </w:rPr>
              <w:t>计划名称</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进行基金转换的计划名称，与初始界面中的计划名称一致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spacing w:afterLines="50" w:line="360" w:lineRule="auto"/>
              <w:jc w:val="center"/>
              <w:rPr>
                <w:rFonts w:ascii="宋体" w:hAnsi="宋体"/>
                <w:bCs/>
                <w:lang w:eastAsia="zh-CN"/>
              </w:rPr>
            </w:pPr>
            <w:r>
              <w:rPr>
                <w:rFonts w:hint="eastAsia" w:ascii="宋体" w:hAnsi="宋体"/>
                <w:bCs/>
                <w:lang w:eastAsia="zh-CN"/>
              </w:rPr>
              <w:t>企业编号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进行基金转换的企业编号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spacing w:afterLines="50" w:line="360" w:lineRule="auto"/>
              <w:jc w:val="center"/>
              <w:rPr>
                <w:rFonts w:ascii="宋体" w:hAnsi="宋体"/>
                <w:bCs/>
                <w:lang w:eastAsia="zh-CN"/>
              </w:rPr>
            </w:pPr>
            <w:r>
              <w:rPr>
                <w:rFonts w:hint="eastAsia" w:ascii="宋体" w:hAnsi="宋体"/>
                <w:bCs/>
                <w:lang w:eastAsia="zh-CN"/>
              </w:rPr>
              <w:t>企业名称</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进行基金转换的企业名称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spacing w:afterLines="50" w:line="360" w:lineRule="auto"/>
              <w:jc w:val="center"/>
              <w:rPr>
                <w:rFonts w:ascii="宋体" w:hAnsi="宋体"/>
                <w:bCs/>
                <w:lang w:eastAsia="zh-CN"/>
              </w:rPr>
            </w:pPr>
            <w:r>
              <w:rPr>
                <w:rFonts w:hint="eastAsia" w:ascii="宋体" w:hAnsi="宋体"/>
                <w:bCs/>
                <w:lang w:eastAsia="zh-CN"/>
              </w:rPr>
              <w:t>卖出产品</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右侧帮助按钮选择</w:t>
            </w:r>
          </w:p>
        </w:tc>
        <w:tc>
          <w:tcPr>
            <w:tcW w:w="4430" w:type="dxa"/>
          </w:tcPr>
          <w:p>
            <w:pPr>
              <w:spacing w:line="360" w:lineRule="auto"/>
              <w:rPr>
                <w:rFonts w:ascii="宋体" w:hAnsi="宋体"/>
                <w:lang w:eastAsia="zh-CN"/>
              </w:rPr>
            </w:pPr>
            <w:r>
              <w:rPr>
                <w:rFonts w:hint="eastAsia" w:ascii="宋体" w:hAnsi="宋体"/>
                <w:lang w:eastAsia="zh-CN"/>
              </w:rPr>
              <w:t>需要做基金转换的产品，该产品不能为Money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spacing w:afterLines="50" w:line="360" w:lineRule="auto"/>
              <w:jc w:val="center"/>
              <w:rPr>
                <w:rFonts w:ascii="宋体" w:hAnsi="宋体"/>
                <w:bCs/>
                <w:lang w:eastAsia="zh-CN"/>
              </w:rPr>
            </w:pPr>
            <w:r>
              <w:rPr>
                <w:rFonts w:hint="eastAsia" w:ascii="宋体" w:hAnsi="宋体"/>
                <w:bCs/>
                <w:lang w:eastAsia="zh-CN"/>
              </w:rPr>
              <w:t>卖出比例</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手动填写</w:t>
            </w:r>
          </w:p>
        </w:tc>
        <w:tc>
          <w:tcPr>
            <w:tcW w:w="4430" w:type="dxa"/>
          </w:tcPr>
          <w:p>
            <w:pPr>
              <w:spacing w:line="360" w:lineRule="auto"/>
              <w:rPr>
                <w:rFonts w:ascii="宋体" w:hAnsi="宋体"/>
                <w:lang w:eastAsia="zh-CN"/>
              </w:rPr>
            </w:pPr>
            <w:r>
              <w:rPr>
                <w:rFonts w:hint="eastAsia" w:ascii="宋体" w:hAnsi="宋体"/>
                <w:lang w:eastAsia="zh-CN"/>
              </w:rPr>
              <w:t>需要进行基金转换的比例，精度为4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spacing w:afterLines="50" w:line="360" w:lineRule="auto"/>
              <w:jc w:val="center"/>
              <w:rPr>
                <w:rFonts w:ascii="宋体" w:hAnsi="宋体"/>
                <w:bCs/>
                <w:lang w:eastAsia="zh-CN"/>
              </w:rPr>
            </w:pPr>
            <w:r>
              <w:rPr>
                <w:rFonts w:hint="eastAsia" w:ascii="宋体" w:hAnsi="宋体"/>
                <w:bCs/>
                <w:lang w:eastAsia="zh-CN"/>
              </w:rPr>
              <w:t>买入产品</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手动选择</w:t>
            </w:r>
          </w:p>
        </w:tc>
        <w:tc>
          <w:tcPr>
            <w:tcW w:w="4430" w:type="dxa"/>
          </w:tcPr>
          <w:p>
            <w:pPr>
              <w:spacing w:line="360" w:lineRule="auto"/>
              <w:rPr>
                <w:rFonts w:ascii="宋体" w:hAnsi="宋体"/>
                <w:lang w:eastAsia="zh-CN"/>
              </w:rPr>
            </w:pPr>
            <w:r>
              <w:rPr>
                <w:rFonts w:hint="eastAsia" w:ascii="宋体" w:hAnsi="宋体"/>
                <w:lang w:eastAsia="zh-CN"/>
              </w:rPr>
              <w:t>转换后的产品，不能与转换产品相同，精度为4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spacing w:afterLines="50" w:line="360" w:lineRule="auto"/>
              <w:jc w:val="center"/>
              <w:rPr>
                <w:rFonts w:ascii="宋体" w:hAnsi="宋体"/>
                <w:bCs/>
                <w:lang w:eastAsia="zh-CN"/>
              </w:rPr>
            </w:pPr>
            <w:r>
              <w:rPr>
                <w:rFonts w:hint="eastAsia" w:ascii="宋体" w:hAnsi="宋体"/>
                <w:bCs/>
                <w:lang w:eastAsia="zh-CN"/>
              </w:rPr>
              <w:t>买入比例</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手动填写</w:t>
            </w:r>
          </w:p>
        </w:tc>
        <w:tc>
          <w:tcPr>
            <w:tcW w:w="4430" w:type="dxa"/>
          </w:tcPr>
          <w:p>
            <w:pPr>
              <w:spacing w:line="360" w:lineRule="auto"/>
              <w:rPr>
                <w:rFonts w:ascii="宋体" w:hAnsi="宋体"/>
                <w:lang w:eastAsia="zh-CN"/>
              </w:rPr>
            </w:pPr>
            <w:r>
              <w:rPr>
                <w:rFonts w:hint="eastAsia" w:ascii="宋体" w:hAnsi="宋体"/>
                <w:lang w:eastAsia="zh-CN"/>
              </w:rPr>
              <w:t>转换后的产品在转换资产中所占比例，精度为4</w:t>
            </w:r>
          </w:p>
        </w:tc>
      </w:tr>
    </w:tbl>
    <w:p>
      <w:pPr>
        <w:ind w:left="420" w:leftChars="210" w:firstLine="100" w:firstLineChars="50"/>
        <w:rPr>
          <w:lang w:eastAsia="zh-CN"/>
        </w:rPr>
      </w:pPr>
      <w:r>
        <w:rPr>
          <w:rFonts w:hint="eastAsia"/>
          <w:lang w:eastAsia="zh-CN"/>
        </w:rPr>
        <w:t>如果投资范围为"按年金计划转换",则"年金计划编号","年金计划名称",与初始页面一致,自动带出，"计划编号    ","计划名称    ","企业编号    ","企业名称    "为空。</w:t>
      </w:r>
    </w:p>
    <w:p>
      <w:pPr>
        <w:ind w:left="420"/>
        <w:rPr>
          <w:b/>
          <w:lang w:eastAsia="zh-CN"/>
        </w:rPr>
      </w:pPr>
      <w:r>
        <w:rPr>
          <w:rFonts w:hint="eastAsia"/>
          <w:lang w:eastAsia="zh-CN"/>
        </w:rPr>
        <w:t xml:space="preserve"> </w:t>
      </w:r>
      <w:r>
        <w:rPr>
          <w:rFonts w:hint="eastAsia"/>
          <w:b/>
          <w:lang w:eastAsia="zh-CN"/>
        </w:rPr>
        <w:t>按钮功能说明：</w:t>
      </w:r>
    </w:p>
    <w:p>
      <w:pPr>
        <w:ind w:left="420"/>
        <w:rPr>
          <w:lang w:eastAsia="zh-CN"/>
        </w:rPr>
      </w:pPr>
      <w:r>
        <w:rPr>
          <w:rFonts w:hint="eastAsia"/>
          <w:lang w:eastAsia="zh-CN"/>
        </w:rPr>
        <w:t>【新增】：点击【新增】按钮后可以右侧录入一个产品的基金转换信息。首次进入详细界面时不需要点击【新增】即可录入，点击保存后，再次录入新产品的基金转换信息时需要点击【新增】按钮。</w:t>
      </w:r>
    </w:p>
    <w:p>
      <w:pPr>
        <w:ind w:left="420"/>
        <w:rPr>
          <w:lang w:eastAsia="zh-CN"/>
        </w:rPr>
      </w:pPr>
      <w:r>
        <w:rPr>
          <w:rFonts w:hint="eastAsia"/>
          <w:lang w:eastAsia="zh-CN"/>
        </w:rPr>
        <w:t>没有点击【保存】时点击【新增】按钮后提示“有未保存的数据，是否继续”，如果选择是则录入信息将被清空，如果选择否继续停留在当前页面。</w:t>
      </w:r>
    </w:p>
    <w:p>
      <w:pPr>
        <w:ind w:left="420"/>
        <w:rPr>
          <w:lang w:eastAsia="zh-CN"/>
        </w:rPr>
      </w:pPr>
      <w:r>
        <w:rPr>
          <w:rFonts w:hint="eastAsia"/>
          <w:lang w:eastAsia="zh-CN"/>
        </w:rPr>
        <w:t>【增加】：点击【增加】按钮时，会在其上方表格中增加一条转换信息，信息分两部分：左侧围下拉列表，该列表为买入产品，该产品与卖出产品不为同一产品，右侧为买入产品对应的占比，需手动填写。</w:t>
      </w:r>
    </w:p>
    <w:p>
      <w:pPr>
        <w:ind w:left="420"/>
        <w:rPr>
          <w:lang w:eastAsia="zh-CN"/>
        </w:rPr>
      </w:pPr>
      <w:r>
        <w:rPr>
          <w:rFonts w:hint="eastAsia"/>
          <w:lang w:eastAsia="zh-CN"/>
        </w:rPr>
        <w:t>【删除】(增加右边的按钮)：删除上方表格选定的一条转换信息。</w:t>
      </w:r>
    </w:p>
    <w:p>
      <w:pPr>
        <w:ind w:left="420"/>
        <w:rPr>
          <w:lang w:eastAsia="zh-CN"/>
        </w:rPr>
      </w:pPr>
      <w:r>
        <w:rPr>
          <w:rFonts w:hint="eastAsia"/>
          <w:lang w:eastAsia="zh-CN"/>
        </w:rPr>
        <w:t>【保存】：点击【保存】按钮后会保存一个产品的基金转换录入信息，该信息包括本次申请的申请单号、卖出产品、买入产品、买入产品的占比。在保存之前首先进行校验，校验如下</w:t>
      </w:r>
    </w:p>
    <w:p>
      <w:pPr>
        <w:pStyle w:val="62"/>
        <w:numPr>
          <w:ilvl w:val="0"/>
          <w:numId w:val="4"/>
        </w:numPr>
        <w:ind w:firstLineChars="0"/>
      </w:pPr>
      <w:r>
        <w:rPr>
          <w:rFonts w:hint="eastAsia"/>
        </w:rPr>
        <w:t>如果没有录入任何信息，则提示【没有数据需要保存】</w:t>
      </w:r>
    </w:p>
    <w:p>
      <w:pPr>
        <w:pStyle w:val="62"/>
        <w:numPr>
          <w:ilvl w:val="0"/>
          <w:numId w:val="4"/>
        </w:numPr>
        <w:ind w:firstLineChars="0"/>
      </w:pPr>
      <w:r>
        <w:rPr>
          <w:rFonts w:hint="eastAsia"/>
        </w:rPr>
        <w:t>如果没有选择【卖出产品】则提示“卖出产品未选择”</w:t>
      </w:r>
    </w:p>
    <w:p>
      <w:pPr>
        <w:pStyle w:val="62"/>
        <w:numPr>
          <w:ilvl w:val="0"/>
          <w:numId w:val="4"/>
        </w:numPr>
        <w:ind w:firstLineChars="0"/>
      </w:pPr>
      <w:r>
        <w:rPr>
          <w:rFonts w:hint="eastAsia"/>
        </w:rPr>
        <w:t>如果【卖出比例】未填写则提示“卖出比例未填写”</w:t>
      </w:r>
    </w:p>
    <w:p>
      <w:pPr>
        <w:pStyle w:val="62"/>
        <w:numPr>
          <w:ilvl w:val="0"/>
          <w:numId w:val="4"/>
        </w:numPr>
        <w:ind w:firstLineChars="0"/>
      </w:pPr>
      <w:r>
        <w:rPr>
          <w:rFonts w:hint="eastAsia"/>
        </w:rPr>
        <w:t>【卖出比例】必须大于0，小于等于100，否则提示“卖出比例填写错误”，,若填写的数据小数位大于2两位，则报"卖出比例精度大于4，请修改!"</w:t>
      </w:r>
    </w:p>
    <w:p>
      <w:pPr>
        <w:pStyle w:val="62"/>
        <w:numPr>
          <w:ilvl w:val="0"/>
          <w:numId w:val="4"/>
        </w:numPr>
        <w:ind w:firstLineChars="0"/>
      </w:pPr>
      <w:r>
        <w:rPr>
          <w:rFonts w:hint="eastAsia"/>
        </w:rPr>
        <w:t>【买入比例】未填写则提示“买入比例未填写”</w:t>
      </w:r>
    </w:p>
    <w:p>
      <w:pPr>
        <w:pStyle w:val="62"/>
        <w:numPr>
          <w:ilvl w:val="0"/>
          <w:numId w:val="4"/>
        </w:numPr>
        <w:ind w:firstLineChars="0"/>
      </w:pPr>
      <w:r>
        <w:rPr>
          <w:rFonts w:hint="eastAsia"/>
        </w:rPr>
        <w:t>【买入比例】必须大于0，小于等于100，否则提示“买入比例填写错误”，,若填写的数据小数位大于2两位，则报"第*行买入比例精度大于4，请修改!"</w:t>
      </w:r>
    </w:p>
    <w:p>
      <w:pPr>
        <w:pStyle w:val="62"/>
        <w:numPr>
          <w:ilvl w:val="0"/>
          <w:numId w:val="4"/>
        </w:numPr>
        <w:ind w:firstLineChars="0"/>
      </w:pPr>
      <w:r>
        <w:rPr>
          <w:rFonts w:hint="eastAsia"/>
        </w:rPr>
        <w:t>所有【买入比例】之和必须为100，否则提示“买入产品的比例之和不为100，请确认！”</w:t>
      </w:r>
    </w:p>
    <w:p>
      <w:pPr>
        <w:pStyle w:val="62"/>
        <w:numPr>
          <w:ilvl w:val="0"/>
          <w:numId w:val="4"/>
        </w:numPr>
        <w:ind w:firstLineChars="0"/>
      </w:pPr>
      <w:r>
        <w:rPr>
          <w:rFonts w:hint="eastAsia"/>
        </w:rPr>
        <w:t>如果该产品基金转换信息已经存在，则提示“已经存在该产品的基金转换信息”</w:t>
      </w:r>
    </w:p>
    <w:p>
      <w:pPr>
        <w:pStyle w:val="62"/>
        <w:numPr>
          <w:ilvl w:val="0"/>
          <w:numId w:val="4"/>
        </w:numPr>
        <w:ind w:firstLineChars="0"/>
      </w:pPr>
      <w:r>
        <w:rPr>
          <w:rFonts w:hint="eastAsia"/>
        </w:rPr>
        <w:t>如果该产品为某一转换产品的转换后产品，或某一转换产品为该转换产品的转换后产品则</w:t>
      </w:r>
    </w:p>
    <w:p>
      <w:pPr>
        <w:pStyle w:val="62"/>
        <w:ind w:left="1200" w:firstLine="0" w:firstLineChars="0"/>
      </w:pPr>
      <w:r>
        <w:rPr>
          <w:rFonts w:hint="eastAsia"/>
        </w:rPr>
        <w:t>提示“买入产品与卖入产品存在冲突！”。</w:t>
      </w:r>
    </w:p>
    <w:p>
      <w:pPr>
        <w:rPr>
          <w:lang w:eastAsia="zh-CN"/>
        </w:rPr>
      </w:pPr>
      <w:r>
        <w:rPr>
          <w:rFonts w:hint="eastAsia"/>
          <w:lang w:eastAsia="zh-CN"/>
        </w:rPr>
        <w:t xml:space="preserve">     【删除】：左侧列表选择待删除的项目后点击【删除】，则删除当前产品基金转换信息，如果该项目为最后一项，则作废本次转化申请。</w:t>
      </w:r>
    </w:p>
    <w:p>
      <w:pPr>
        <w:rPr>
          <w:lang w:eastAsia="zh-CN"/>
        </w:rPr>
      </w:pPr>
      <w:r>
        <w:rPr>
          <w:rFonts w:hint="eastAsia"/>
          <w:lang w:eastAsia="zh-CN"/>
        </w:rPr>
        <w:t xml:space="preserve">     【提交】：提交本次基金转换申请，提交后可进行基金转换复核，如果不是处理日则报“提交失败,今天不是交易处理日,不能做基金转换! “</w:t>
      </w:r>
    </w:p>
    <w:p>
      <w:pPr>
        <w:ind w:left="420"/>
        <w:rPr>
          <w:lang w:eastAsia="zh-CN"/>
        </w:rPr>
      </w:pPr>
      <w:r>
        <w:rPr>
          <w:rFonts w:hint="eastAsia"/>
          <w:lang w:eastAsia="zh-CN"/>
        </w:rPr>
        <w:t>【退出】：返回到控制台</w:t>
      </w:r>
    </w:p>
    <w:p>
      <w:pPr>
        <w:rPr>
          <w:lang w:eastAsia="zh-CN"/>
        </w:rPr>
      </w:pPr>
    </w:p>
    <w:p>
      <w:pPr>
        <w:ind w:left="420"/>
        <w:rPr>
          <w:b/>
          <w:lang w:eastAsia="zh-CN"/>
        </w:rPr>
      </w:pPr>
      <w:r>
        <w:rPr>
          <w:rFonts w:hint="eastAsia"/>
          <w:b/>
          <w:lang w:eastAsia="zh-CN"/>
        </w:rPr>
        <w:t>固定份额基金转换申请详细界面：</w:t>
      </w:r>
    </w:p>
    <w:p>
      <w:pPr>
        <w:ind w:left="420"/>
        <w:rPr>
          <w:lang w:eastAsia="zh-CN"/>
        </w:rPr>
      </w:pPr>
      <w:r>
        <w:rPr>
          <w:lang w:eastAsia="zh-CN"/>
        </w:rPr>
        <w:object>
          <v:shape id="_x0000_i1039" o:spt="75" type="#_x0000_t75" style="height:249.75pt;width:477pt;" o:ole="t" filled="f" o:preferrelative="t" stroked="f" coordsize="21600,21600">
            <v:path/>
            <v:fill on="f" focussize="0,0"/>
            <v:stroke on="f" joinstyle="miter"/>
            <v:imagedata r:id="rId50" o:title=""/>
            <o:lock v:ext="edit" aspectratio="t"/>
            <w10:wrap type="none"/>
            <w10:anchorlock/>
          </v:shape>
          <o:OLEObject Type="Embed" ProgID="Visio.Drawing.11" ShapeID="_x0000_i1039" DrawAspect="Content" ObjectID="_1468075739" r:id="rId49">
            <o:LockedField>false</o:LockedField>
          </o:OLEObject>
        </w:object>
      </w:r>
    </w:p>
    <w:tbl>
      <w:tblPr>
        <w:tblStyle w:val="32"/>
        <w:tblW w:w="9074"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1134"/>
        <w:gridCol w:w="1275"/>
        <w:gridCol w:w="4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235"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字段名称</w:t>
            </w:r>
          </w:p>
        </w:tc>
        <w:tc>
          <w:tcPr>
            <w:tcW w:w="1134"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属性</w:t>
            </w:r>
          </w:p>
        </w:tc>
        <w:tc>
          <w:tcPr>
            <w:tcW w:w="1275"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方式</w:t>
            </w:r>
          </w:p>
        </w:tc>
        <w:tc>
          <w:tcPr>
            <w:tcW w:w="4430"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注释/取值范围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i/>
                <w:lang w:eastAsia="zh-CN"/>
              </w:rPr>
            </w:pPr>
            <w:r>
              <w:rPr>
                <w:rFonts w:hint="eastAsia"/>
                <w:lang w:eastAsia="zh-CN"/>
              </w:rPr>
              <w:t>卖出产品(左侧)</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保存后生成</w:t>
            </w:r>
          </w:p>
        </w:tc>
        <w:tc>
          <w:tcPr>
            <w:tcW w:w="4430" w:type="dxa"/>
          </w:tcPr>
          <w:p>
            <w:pPr>
              <w:spacing w:line="360" w:lineRule="auto"/>
              <w:rPr>
                <w:rFonts w:ascii="宋体" w:hAnsi="宋体"/>
                <w:lang w:eastAsia="zh-CN"/>
              </w:rPr>
            </w:pPr>
            <w:r>
              <w:rPr>
                <w:rFonts w:hint="eastAsia" w:ascii="宋体" w:hAnsi="宋体"/>
                <w:lang w:eastAsia="zh-CN"/>
              </w:rPr>
              <w:t>转换前的产品，点击保存后自动生成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35" w:type="dxa"/>
          </w:tcPr>
          <w:p>
            <w:pPr>
              <w:spacing w:afterLines="50" w:line="360" w:lineRule="auto"/>
              <w:rPr>
                <w:rFonts w:ascii="宋体" w:hAnsi="宋体"/>
                <w:bCs/>
                <w:i/>
                <w:lang w:eastAsia="zh-CN"/>
              </w:rPr>
            </w:pPr>
            <w:r>
              <w:rPr>
                <w:rFonts w:hint="eastAsia"/>
                <w:lang w:eastAsia="zh-CN"/>
              </w:rPr>
              <w:t>产品转换单号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保存后生成</w:t>
            </w:r>
          </w:p>
        </w:tc>
        <w:tc>
          <w:tcPr>
            <w:tcW w:w="4430" w:type="dxa"/>
          </w:tcPr>
          <w:p>
            <w:pPr>
              <w:spacing w:line="360" w:lineRule="auto"/>
              <w:rPr>
                <w:rFonts w:ascii="宋体" w:hAnsi="宋体"/>
                <w:lang w:eastAsia="zh-CN"/>
              </w:rPr>
            </w:pPr>
            <w:r>
              <w:rPr>
                <w:rFonts w:hint="eastAsia" w:ascii="宋体" w:hAnsi="宋体"/>
                <w:lang w:eastAsia="zh-CN"/>
              </w:rPr>
              <w:t>每次基金转换申请业务对应一个产品转换单号，点击保存按钮后自动生成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35" w:type="dxa"/>
          </w:tcPr>
          <w:p>
            <w:pPr>
              <w:spacing w:afterLines="50" w:line="360" w:lineRule="auto"/>
              <w:rPr>
                <w:rFonts w:ascii="宋体" w:hAnsi="宋体"/>
                <w:bCs/>
                <w:i/>
                <w:lang w:eastAsia="zh-CN"/>
              </w:rPr>
            </w:pPr>
            <w:r>
              <w:rPr>
                <w:rFonts w:hint="eastAsia"/>
                <w:lang w:eastAsia="zh-CN"/>
              </w:rPr>
              <w:t>年金计划编号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进行基金转换的年金计划编号，与初始页面中的年金计划编号一致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35" w:type="dxa"/>
          </w:tcPr>
          <w:p>
            <w:pPr>
              <w:spacing w:afterLines="50" w:line="360" w:lineRule="auto"/>
              <w:rPr>
                <w:rFonts w:ascii="宋体" w:hAnsi="宋体"/>
                <w:bCs/>
                <w:i/>
                <w:lang w:eastAsia="zh-CN"/>
              </w:rPr>
            </w:pPr>
            <w:r>
              <w:rPr>
                <w:rFonts w:hint="eastAsia"/>
                <w:lang w:eastAsia="zh-CN"/>
              </w:rPr>
              <w:t>年金计划名称</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进行基金转换的年金计划名称，与初始页面中的年金计划名称一致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35" w:type="dxa"/>
          </w:tcPr>
          <w:p>
            <w:pPr>
              <w:spacing w:afterLines="50" w:line="360" w:lineRule="auto"/>
              <w:rPr>
                <w:rFonts w:ascii="宋体" w:hAnsi="宋体"/>
                <w:bCs/>
                <w:lang w:eastAsia="zh-CN"/>
              </w:rPr>
            </w:pPr>
            <w:r>
              <w:rPr>
                <w:rFonts w:hint="eastAsia" w:ascii="宋体" w:hAnsi="宋体"/>
                <w:bCs/>
                <w:lang w:eastAsia="zh-CN"/>
              </w:rPr>
              <w:t>计划编号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进行基金转换的计划编号，与初始界面中的计划编号一致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35" w:type="dxa"/>
          </w:tcPr>
          <w:p>
            <w:pPr>
              <w:spacing w:afterLines="50" w:line="360" w:lineRule="auto"/>
              <w:rPr>
                <w:rFonts w:ascii="宋体" w:hAnsi="宋体"/>
                <w:bCs/>
                <w:lang w:eastAsia="zh-CN"/>
              </w:rPr>
            </w:pPr>
            <w:r>
              <w:rPr>
                <w:rFonts w:hint="eastAsia" w:ascii="宋体" w:hAnsi="宋体"/>
                <w:bCs/>
                <w:lang w:eastAsia="zh-CN"/>
              </w:rPr>
              <w:t>计划名称</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进行基金转换的计划名称，与初始界面中的计划名称一致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35" w:type="dxa"/>
          </w:tcPr>
          <w:p>
            <w:pPr>
              <w:spacing w:afterLines="50" w:line="360" w:lineRule="auto"/>
              <w:rPr>
                <w:rFonts w:ascii="宋体" w:hAnsi="宋体"/>
                <w:bCs/>
                <w:lang w:eastAsia="zh-CN"/>
              </w:rPr>
            </w:pPr>
            <w:r>
              <w:rPr>
                <w:rFonts w:hint="eastAsia" w:ascii="宋体" w:hAnsi="宋体"/>
                <w:bCs/>
                <w:lang w:eastAsia="zh-CN"/>
              </w:rPr>
              <w:t>企业编号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进行基金转换的企业编号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35" w:type="dxa"/>
          </w:tcPr>
          <w:p>
            <w:pPr>
              <w:spacing w:afterLines="50" w:line="360" w:lineRule="auto"/>
              <w:rPr>
                <w:rFonts w:ascii="宋体" w:hAnsi="宋体"/>
                <w:bCs/>
                <w:lang w:eastAsia="zh-CN"/>
              </w:rPr>
            </w:pPr>
            <w:r>
              <w:rPr>
                <w:rFonts w:hint="eastAsia" w:ascii="宋体" w:hAnsi="宋体"/>
                <w:bCs/>
                <w:lang w:eastAsia="zh-CN"/>
              </w:rPr>
              <w:t>企业名称</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进行基金转换的企业名称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35" w:type="dxa"/>
          </w:tcPr>
          <w:p>
            <w:pPr>
              <w:spacing w:afterLines="50" w:line="360" w:lineRule="auto"/>
              <w:rPr>
                <w:rFonts w:ascii="宋体" w:hAnsi="宋体"/>
                <w:bCs/>
                <w:lang w:eastAsia="zh-CN"/>
              </w:rPr>
            </w:pPr>
            <w:r>
              <w:rPr>
                <w:rFonts w:hint="eastAsia" w:ascii="宋体" w:hAnsi="宋体"/>
                <w:bCs/>
                <w:lang w:eastAsia="zh-CN"/>
              </w:rPr>
              <w:t>卖出产品</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右侧帮助按钮选择</w:t>
            </w:r>
          </w:p>
        </w:tc>
        <w:tc>
          <w:tcPr>
            <w:tcW w:w="4430" w:type="dxa"/>
          </w:tcPr>
          <w:p>
            <w:pPr>
              <w:spacing w:line="360" w:lineRule="auto"/>
              <w:rPr>
                <w:rFonts w:ascii="宋体" w:hAnsi="宋体"/>
                <w:lang w:eastAsia="zh-CN"/>
              </w:rPr>
            </w:pPr>
            <w:r>
              <w:rPr>
                <w:rFonts w:hint="eastAsia" w:ascii="宋体" w:hAnsi="宋体"/>
                <w:lang w:eastAsia="zh-CN"/>
              </w:rPr>
              <w:t>需要做基金转换的产品，该产品不能为Money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35" w:type="dxa"/>
          </w:tcPr>
          <w:p>
            <w:pPr>
              <w:spacing w:afterLines="50" w:line="360" w:lineRule="auto"/>
              <w:rPr>
                <w:rFonts w:ascii="宋体" w:hAnsi="宋体"/>
                <w:bCs/>
                <w:lang w:eastAsia="zh-CN"/>
              </w:rPr>
            </w:pPr>
            <w:r>
              <w:rPr>
                <w:rFonts w:hint="eastAsia" w:ascii="宋体" w:hAnsi="宋体"/>
                <w:bCs/>
                <w:lang w:eastAsia="zh-CN"/>
              </w:rPr>
              <w:t>卖出份额</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手动填写</w:t>
            </w:r>
          </w:p>
        </w:tc>
        <w:tc>
          <w:tcPr>
            <w:tcW w:w="4430" w:type="dxa"/>
          </w:tcPr>
          <w:p>
            <w:pPr>
              <w:spacing w:line="360" w:lineRule="auto"/>
              <w:rPr>
                <w:rFonts w:ascii="宋体" w:hAnsi="宋体"/>
                <w:lang w:eastAsia="zh-CN"/>
              </w:rPr>
            </w:pPr>
            <w:r>
              <w:rPr>
                <w:rFonts w:hint="eastAsia" w:ascii="宋体" w:hAnsi="宋体"/>
                <w:lang w:eastAsia="zh-CN"/>
              </w:rPr>
              <w:t>转换产品的转换份额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35" w:type="dxa"/>
          </w:tcPr>
          <w:p>
            <w:pPr>
              <w:spacing w:afterLines="50" w:line="360" w:lineRule="auto"/>
              <w:rPr>
                <w:rFonts w:ascii="宋体" w:hAnsi="宋体"/>
                <w:bCs/>
                <w:lang w:eastAsia="zh-CN"/>
              </w:rPr>
            </w:pPr>
            <w:r>
              <w:rPr>
                <w:rFonts w:hint="eastAsia" w:ascii="宋体" w:hAnsi="宋体"/>
                <w:bCs/>
                <w:lang w:eastAsia="zh-CN"/>
              </w:rPr>
              <w:t>买入产品</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手动选择</w:t>
            </w:r>
          </w:p>
        </w:tc>
        <w:tc>
          <w:tcPr>
            <w:tcW w:w="4430" w:type="dxa"/>
          </w:tcPr>
          <w:p>
            <w:pPr>
              <w:spacing w:line="360" w:lineRule="auto"/>
              <w:rPr>
                <w:rFonts w:ascii="宋体" w:hAnsi="宋体"/>
                <w:lang w:eastAsia="zh-CN"/>
              </w:rPr>
            </w:pPr>
            <w:r>
              <w:rPr>
                <w:rFonts w:hint="eastAsia" w:ascii="宋体" w:hAnsi="宋体"/>
                <w:lang w:eastAsia="zh-CN"/>
              </w:rPr>
              <w:t>转换后的产品，不能与转换产品相同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35" w:type="dxa"/>
          </w:tcPr>
          <w:p>
            <w:pPr>
              <w:spacing w:afterLines="50" w:line="360" w:lineRule="auto"/>
              <w:rPr>
                <w:rFonts w:ascii="宋体" w:hAnsi="宋体"/>
                <w:bCs/>
                <w:lang w:eastAsia="zh-CN"/>
              </w:rPr>
            </w:pPr>
            <w:r>
              <w:rPr>
                <w:rFonts w:hint="eastAsia" w:ascii="宋体" w:hAnsi="宋体"/>
                <w:bCs/>
                <w:lang w:eastAsia="zh-CN"/>
              </w:rPr>
              <w:t>买入比例</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手动填写</w:t>
            </w:r>
          </w:p>
        </w:tc>
        <w:tc>
          <w:tcPr>
            <w:tcW w:w="4430" w:type="dxa"/>
          </w:tcPr>
          <w:p>
            <w:pPr>
              <w:spacing w:line="360" w:lineRule="auto"/>
              <w:rPr>
                <w:rFonts w:ascii="宋体" w:hAnsi="宋体"/>
                <w:lang w:eastAsia="zh-CN"/>
              </w:rPr>
            </w:pPr>
            <w:r>
              <w:rPr>
                <w:rFonts w:hint="eastAsia" w:ascii="宋体" w:hAnsi="宋体"/>
                <w:lang w:eastAsia="zh-CN"/>
              </w:rPr>
              <w:t>买入产品所占的比例，精度为4</w:t>
            </w:r>
          </w:p>
        </w:tc>
      </w:tr>
    </w:tbl>
    <w:p>
      <w:pPr>
        <w:rPr>
          <w:lang w:eastAsia="zh-CN"/>
        </w:rPr>
      </w:pPr>
    </w:p>
    <w:p>
      <w:pPr>
        <w:ind w:left="420"/>
        <w:rPr>
          <w:lang w:eastAsia="zh-CN"/>
        </w:rPr>
      </w:pPr>
      <w:r>
        <w:rPr>
          <w:rFonts w:hint="eastAsia"/>
          <w:lang w:eastAsia="zh-CN"/>
        </w:rPr>
        <w:t xml:space="preserve"> 按钮功能说明：</w:t>
      </w:r>
    </w:p>
    <w:p>
      <w:pPr>
        <w:ind w:left="420"/>
        <w:rPr>
          <w:lang w:eastAsia="zh-CN"/>
        </w:rPr>
      </w:pPr>
      <w:r>
        <w:rPr>
          <w:rFonts w:hint="eastAsia"/>
          <w:lang w:eastAsia="zh-CN"/>
        </w:rPr>
        <w:t>【新增】：点击【新增】按钮后可以右侧录入一个产品的基金转换信息。首次进入详细界面时不需要点击【新增】即可录入，点击保存后，再次录入新产品的基金转换信息时需要点击【新增】按钮。</w:t>
      </w:r>
    </w:p>
    <w:p>
      <w:pPr>
        <w:ind w:left="420"/>
        <w:rPr>
          <w:lang w:eastAsia="zh-CN"/>
        </w:rPr>
      </w:pPr>
      <w:r>
        <w:rPr>
          <w:rFonts w:hint="eastAsia"/>
          <w:lang w:eastAsia="zh-CN"/>
        </w:rPr>
        <w:t>没有点击【保存】时点击【新增】按钮后提示“有未保存的数据，是否继续”，如果选择是则录入信息将被清空，如果选择否继续停留在当前页面。</w:t>
      </w:r>
    </w:p>
    <w:p>
      <w:pPr>
        <w:ind w:left="420"/>
        <w:rPr>
          <w:lang w:eastAsia="zh-CN"/>
        </w:rPr>
      </w:pPr>
      <w:r>
        <w:rPr>
          <w:rFonts w:hint="eastAsia"/>
          <w:lang w:eastAsia="zh-CN"/>
        </w:rPr>
        <w:t>【增加】：点击【增加】按钮时，会在其上方表格中增加一条转换信息，信息分两部分：左侧围下拉列表，该列表为买入产品，该产品与卖出前产品不为同一产品，右侧围买入产品对应的资产份额，需手动填写。</w:t>
      </w:r>
    </w:p>
    <w:p>
      <w:pPr>
        <w:ind w:left="420"/>
        <w:rPr>
          <w:lang w:eastAsia="zh-CN"/>
        </w:rPr>
      </w:pPr>
      <w:r>
        <w:rPr>
          <w:rFonts w:hint="eastAsia"/>
          <w:lang w:eastAsia="zh-CN"/>
        </w:rPr>
        <w:t>【删除】(增加右边的按钮)：删除上方表格选定的一条转换信息。</w:t>
      </w:r>
    </w:p>
    <w:p>
      <w:pPr>
        <w:ind w:left="420"/>
        <w:rPr>
          <w:lang w:eastAsia="zh-CN"/>
        </w:rPr>
      </w:pPr>
      <w:r>
        <w:rPr>
          <w:rFonts w:hint="eastAsia"/>
          <w:lang w:eastAsia="zh-CN"/>
        </w:rPr>
        <w:t>【保存】：点击【保存】按钮后会保存一个产品的基金转换录入信息，该信息包括本次申请的申请单号、卖出产品、买入产品、转换后产品的所占份额。在保存之前首先进行校验，校验如下</w:t>
      </w:r>
    </w:p>
    <w:p>
      <w:pPr>
        <w:pStyle w:val="62"/>
        <w:numPr>
          <w:ilvl w:val="0"/>
          <w:numId w:val="5"/>
        </w:numPr>
        <w:ind w:firstLineChars="0"/>
      </w:pPr>
      <w:r>
        <w:rPr>
          <w:rFonts w:hint="eastAsia"/>
        </w:rPr>
        <w:t>如果没有录入任何信息，则提示【没有数据需要保存】</w:t>
      </w:r>
    </w:p>
    <w:p>
      <w:pPr>
        <w:pStyle w:val="62"/>
        <w:numPr>
          <w:ilvl w:val="0"/>
          <w:numId w:val="5"/>
        </w:numPr>
        <w:ind w:firstLineChars="0"/>
      </w:pPr>
      <w:r>
        <w:rPr>
          <w:rFonts w:hint="eastAsia"/>
        </w:rPr>
        <w:t>如果没有选择【卖出产品】则提示“卖出产品未选择”</w:t>
      </w:r>
    </w:p>
    <w:p>
      <w:pPr>
        <w:pStyle w:val="62"/>
        <w:numPr>
          <w:ilvl w:val="0"/>
          <w:numId w:val="5"/>
        </w:numPr>
        <w:ind w:firstLineChars="0"/>
      </w:pPr>
      <w:r>
        <w:rPr>
          <w:rFonts w:hint="eastAsia"/>
        </w:rPr>
        <w:t>如果【卖出份额】未填写则提示“卖出份额未填写“</w:t>
      </w:r>
    </w:p>
    <w:p>
      <w:pPr>
        <w:pStyle w:val="62"/>
        <w:numPr>
          <w:ilvl w:val="0"/>
          <w:numId w:val="5"/>
        </w:numPr>
        <w:ind w:firstLineChars="0"/>
      </w:pPr>
      <w:r>
        <w:rPr>
          <w:rFonts w:hint="eastAsia"/>
        </w:rPr>
        <w:t>【卖出份额】必须大于0，且为数值，否则提示“卖出份额填写错误”</w:t>
      </w:r>
    </w:p>
    <w:p>
      <w:pPr>
        <w:pStyle w:val="62"/>
        <w:numPr>
          <w:ilvl w:val="0"/>
          <w:numId w:val="5"/>
        </w:numPr>
        <w:ind w:firstLineChars="0"/>
      </w:pPr>
      <w:r>
        <w:rPr>
          <w:rFonts w:hint="eastAsia"/>
        </w:rPr>
        <w:t>【卖出份额】精度和产品的精度不一致，则报“卖出产品精度为xx，请保持一致！ ”</w:t>
      </w:r>
    </w:p>
    <w:p>
      <w:pPr>
        <w:pStyle w:val="62"/>
        <w:numPr>
          <w:ilvl w:val="0"/>
          <w:numId w:val="5"/>
        </w:numPr>
        <w:ind w:firstLineChars="0"/>
      </w:pPr>
      <w:r>
        <w:rPr>
          <w:rFonts w:hint="eastAsia"/>
        </w:rPr>
        <w:t>【买入比例】未填写则提示“买入比例未填写”</w:t>
      </w:r>
    </w:p>
    <w:p>
      <w:pPr>
        <w:pStyle w:val="62"/>
        <w:numPr>
          <w:ilvl w:val="0"/>
          <w:numId w:val="5"/>
        </w:numPr>
        <w:ind w:firstLineChars="0"/>
      </w:pPr>
      <w:r>
        <w:rPr>
          <w:rFonts w:hint="eastAsia"/>
        </w:rPr>
        <w:t>【买入比例】必须大于0，且为数值，否则提示“买入比例填写错误”</w:t>
      </w:r>
      <w:r>
        <w:t xml:space="preserve"> </w:t>
      </w:r>
      <w:r>
        <w:rPr>
          <w:rFonts w:hint="eastAsia"/>
        </w:rPr>
        <w:t>，若填写的数据小数位大于2两位，则报"**产品的买入比例精度大于4，请修改!"</w:t>
      </w:r>
    </w:p>
    <w:p>
      <w:pPr>
        <w:pStyle w:val="62"/>
        <w:numPr>
          <w:ilvl w:val="0"/>
          <w:numId w:val="5"/>
        </w:numPr>
        <w:ind w:firstLineChars="0"/>
      </w:pPr>
      <w:r>
        <w:rPr>
          <w:rFonts w:hint="eastAsia"/>
        </w:rPr>
        <w:t>所有【买入比例】之和必须为等于100，否则提示“买入产品的比例之和不为100，请确认！”</w:t>
      </w:r>
    </w:p>
    <w:p>
      <w:pPr>
        <w:pStyle w:val="62"/>
        <w:numPr>
          <w:ilvl w:val="0"/>
          <w:numId w:val="5"/>
        </w:numPr>
        <w:ind w:firstLineChars="0"/>
      </w:pPr>
      <w:r>
        <w:rPr>
          <w:rFonts w:hint="eastAsia"/>
        </w:rPr>
        <w:t>如果该产品基金转换信息已经存在，则提示“</w:t>
      </w:r>
      <w:bookmarkStart w:id="145" w:name="OLE_LINK186"/>
      <w:bookmarkStart w:id="146" w:name="OLE_LINK187"/>
      <w:r>
        <w:rPr>
          <w:rFonts w:hint="eastAsia"/>
        </w:rPr>
        <w:t>该产品基金转换信息已经存在</w:t>
      </w:r>
      <w:bookmarkEnd w:id="145"/>
      <w:bookmarkEnd w:id="146"/>
      <w:r>
        <w:rPr>
          <w:rFonts w:hint="eastAsia"/>
        </w:rPr>
        <w:t>”</w:t>
      </w:r>
    </w:p>
    <w:p>
      <w:pPr>
        <w:pStyle w:val="62"/>
        <w:numPr>
          <w:ilvl w:val="0"/>
          <w:numId w:val="5"/>
        </w:numPr>
        <w:ind w:firstLineChars="0"/>
      </w:pPr>
      <w:r>
        <w:rPr>
          <w:rFonts w:hint="eastAsia"/>
        </w:rPr>
        <w:t>如果该产品为某一转换产品的转换后产品，或某一转换产品为该转换产品的转换后产品则提示</w:t>
      </w:r>
      <w:bookmarkStart w:id="147" w:name="OLE_LINK188"/>
      <w:bookmarkStart w:id="148" w:name="OLE_LINK189"/>
      <w:r>
        <w:rPr>
          <w:rFonts w:hint="eastAsia"/>
        </w:rPr>
        <w:t>“买入产品与卖入产品存在冲突！”</w:t>
      </w:r>
    </w:p>
    <w:bookmarkEnd w:id="147"/>
    <w:bookmarkEnd w:id="148"/>
    <w:p>
      <w:pPr>
        <w:rPr>
          <w:lang w:eastAsia="zh-CN"/>
        </w:rPr>
      </w:pPr>
      <w:r>
        <w:rPr>
          <w:rFonts w:hint="eastAsia"/>
          <w:lang w:eastAsia="zh-CN"/>
        </w:rPr>
        <w:t xml:space="preserve">     【删除】：左侧列表选择待删除的项目后点击【删除】，则删除当前产品基金转换信息，如果该项目为最后一项，则作废本次转换申请。     </w:t>
      </w:r>
    </w:p>
    <w:p>
      <w:pPr>
        <w:ind w:firstLine="400" w:firstLineChars="200"/>
        <w:rPr>
          <w:lang w:eastAsia="zh-CN"/>
        </w:rPr>
      </w:pPr>
      <w:r>
        <w:rPr>
          <w:rFonts w:hint="eastAsia"/>
          <w:lang w:eastAsia="zh-CN"/>
        </w:rPr>
        <w:t>【提交】：提交本次基金转换申请，提交后可进行基金转换复核</w:t>
      </w:r>
    </w:p>
    <w:p>
      <w:pPr>
        <w:ind w:left="420"/>
        <w:rPr>
          <w:lang w:eastAsia="zh-CN"/>
        </w:rPr>
      </w:pPr>
      <w:r>
        <w:rPr>
          <w:rFonts w:hint="eastAsia"/>
          <w:lang w:eastAsia="zh-CN"/>
        </w:rPr>
        <w:t>【退出】：返回到控制台</w:t>
      </w:r>
    </w:p>
    <w:p>
      <w:pPr>
        <w:ind w:left="420"/>
        <w:rPr>
          <w:b/>
          <w:lang w:eastAsia="zh-CN"/>
        </w:rPr>
      </w:pPr>
      <w:r>
        <w:rPr>
          <w:rFonts w:hint="eastAsia"/>
          <w:b/>
          <w:lang w:eastAsia="zh-CN"/>
        </w:rPr>
        <w:t>固定金额基金转换申请详细界面：</w:t>
      </w:r>
    </w:p>
    <w:p>
      <w:pPr>
        <w:ind w:left="420"/>
        <w:rPr>
          <w:lang w:eastAsia="zh-CN"/>
        </w:rPr>
      </w:pPr>
      <w:r>
        <w:rPr>
          <w:lang w:eastAsia="zh-CN"/>
        </w:rPr>
        <w:object>
          <v:shape id="_x0000_i1040" o:spt="75" type="#_x0000_t75" style="height:243.75pt;width:467.25pt;" o:ole="t" filled="f" o:preferrelative="t" stroked="f" coordsize="21600,21600">
            <v:path/>
            <v:fill on="f" focussize="0,0"/>
            <v:stroke on="f" joinstyle="miter"/>
            <v:imagedata r:id="rId52" o:title=""/>
            <o:lock v:ext="edit" aspectratio="t"/>
            <w10:wrap type="none"/>
            <w10:anchorlock/>
          </v:shape>
          <o:OLEObject Type="Embed" ProgID="Visio.Drawing.11" ShapeID="_x0000_i1040" DrawAspect="Content" ObjectID="_1468075740" r:id="rId51">
            <o:LockedField>false</o:LockedField>
          </o:OLEObject>
        </w:object>
      </w:r>
    </w:p>
    <w:tbl>
      <w:tblPr>
        <w:tblStyle w:val="32"/>
        <w:tblW w:w="9074"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1134"/>
        <w:gridCol w:w="1275"/>
        <w:gridCol w:w="4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235"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字段名称</w:t>
            </w:r>
          </w:p>
        </w:tc>
        <w:tc>
          <w:tcPr>
            <w:tcW w:w="1134"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属性</w:t>
            </w:r>
          </w:p>
        </w:tc>
        <w:tc>
          <w:tcPr>
            <w:tcW w:w="1275"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方式</w:t>
            </w:r>
          </w:p>
        </w:tc>
        <w:tc>
          <w:tcPr>
            <w:tcW w:w="4430"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注释/取值范围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i/>
                <w:lang w:eastAsia="zh-CN"/>
              </w:rPr>
            </w:pPr>
            <w:r>
              <w:rPr>
                <w:rFonts w:hint="eastAsia"/>
                <w:lang w:eastAsia="zh-CN"/>
              </w:rPr>
              <w:t>卖出产品_左侧</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保存后生成</w:t>
            </w:r>
          </w:p>
        </w:tc>
        <w:tc>
          <w:tcPr>
            <w:tcW w:w="4430" w:type="dxa"/>
          </w:tcPr>
          <w:p>
            <w:pPr>
              <w:spacing w:line="360" w:lineRule="auto"/>
              <w:rPr>
                <w:rFonts w:ascii="宋体" w:hAnsi="宋体"/>
                <w:lang w:eastAsia="zh-CN"/>
              </w:rPr>
            </w:pPr>
            <w:r>
              <w:rPr>
                <w:rFonts w:hint="eastAsia" w:ascii="宋体" w:hAnsi="宋体"/>
                <w:lang w:eastAsia="zh-CN"/>
              </w:rPr>
              <w:t>转换前的产品，点击保存后自动生成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i/>
                <w:lang w:eastAsia="zh-CN"/>
              </w:rPr>
            </w:pPr>
            <w:r>
              <w:rPr>
                <w:rFonts w:hint="eastAsia"/>
                <w:lang w:eastAsia="zh-CN"/>
              </w:rPr>
              <w:t>产品转换单号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保存后生成</w:t>
            </w:r>
          </w:p>
        </w:tc>
        <w:tc>
          <w:tcPr>
            <w:tcW w:w="4430" w:type="dxa"/>
          </w:tcPr>
          <w:p>
            <w:pPr>
              <w:spacing w:line="360" w:lineRule="auto"/>
              <w:rPr>
                <w:rFonts w:ascii="宋体" w:hAnsi="宋体"/>
                <w:lang w:eastAsia="zh-CN"/>
              </w:rPr>
            </w:pPr>
            <w:r>
              <w:rPr>
                <w:rFonts w:hint="eastAsia" w:ascii="宋体" w:hAnsi="宋体"/>
                <w:lang w:eastAsia="zh-CN"/>
              </w:rPr>
              <w:t>每次基金转换申请业务对应一个产品转换单号，点击保存按钮后自动生成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i/>
                <w:lang w:eastAsia="zh-CN"/>
              </w:rPr>
            </w:pPr>
            <w:r>
              <w:rPr>
                <w:rFonts w:hint="eastAsia"/>
                <w:lang w:eastAsia="zh-CN"/>
              </w:rPr>
              <w:t>年金计划编号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进行基金转换的年金计划编号，与初始页面中的年金计划编号一致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i/>
                <w:lang w:eastAsia="zh-CN"/>
              </w:rPr>
            </w:pPr>
            <w:r>
              <w:rPr>
                <w:rFonts w:hint="eastAsia"/>
                <w:lang w:eastAsia="zh-CN"/>
              </w:rPr>
              <w:t>年金计划名称</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进行基金转换的年金计划名称，与初始页面中的年金计划名称一致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计划编号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进行基金转换的计划编号，与初始界面中的计划编号一致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计划名称</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进行基金转换的计划名称，与初始界面中的计划名称一致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企业编号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进行基金转换的企业编号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企业名称</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进行基金转换的企业名称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卖出产品</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右侧帮助按钮选择</w:t>
            </w:r>
          </w:p>
        </w:tc>
        <w:tc>
          <w:tcPr>
            <w:tcW w:w="4430" w:type="dxa"/>
          </w:tcPr>
          <w:p>
            <w:pPr>
              <w:spacing w:line="360" w:lineRule="auto"/>
              <w:rPr>
                <w:rFonts w:ascii="宋体" w:hAnsi="宋体"/>
                <w:lang w:eastAsia="zh-CN"/>
              </w:rPr>
            </w:pPr>
            <w:r>
              <w:rPr>
                <w:rFonts w:hint="eastAsia" w:ascii="宋体" w:hAnsi="宋体"/>
                <w:lang w:eastAsia="zh-CN"/>
              </w:rPr>
              <w:t>需要做基金转换的产品，该产品不能为Money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卖出金额</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手动填写</w:t>
            </w:r>
          </w:p>
        </w:tc>
        <w:tc>
          <w:tcPr>
            <w:tcW w:w="4430" w:type="dxa"/>
          </w:tcPr>
          <w:p>
            <w:pPr>
              <w:spacing w:line="360" w:lineRule="auto"/>
              <w:rPr>
                <w:rFonts w:ascii="宋体" w:hAnsi="宋体"/>
                <w:lang w:eastAsia="zh-CN"/>
              </w:rPr>
            </w:pPr>
            <w:r>
              <w:rPr>
                <w:rFonts w:hint="eastAsia" w:ascii="宋体" w:hAnsi="宋体"/>
                <w:lang w:eastAsia="zh-CN"/>
              </w:rPr>
              <w:t>转换产品的转换份额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买入产品</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手动选择</w:t>
            </w:r>
          </w:p>
        </w:tc>
        <w:tc>
          <w:tcPr>
            <w:tcW w:w="4430" w:type="dxa"/>
          </w:tcPr>
          <w:p>
            <w:pPr>
              <w:spacing w:line="360" w:lineRule="auto"/>
              <w:rPr>
                <w:rFonts w:ascii="宋体" w:hAnsi="宋体"/>
                <w:lang w:eastAsia="zh-CN"/>
              </w:rPr>
            </w:pPr>
            <w:r>
              <w:rPr>
                <w:rFonts w:hint="eastAsia" w:ascii="宋体" w:hAnsi="宋体"/>
                <w:lang w:eastAsia="zh-CN"/>
              </w:rPr>
              <w:t>转换后的产品，不能与转换产品相同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买入比例</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手动填写</w:t>
            </w:r>
          </w:p>
        </w:tc>
        <w:tc>
          <w:tcPr>
            <w:tcW w:w="4430" w:type="dxa"/>
          </w:tcPr>
          <w:p>
            <w:pPr>
              <w:spacing w:line="360" w:lineRule="auto"/>
              <w:rPr>
                <w:rFonts w:ascii="宋体" w:hAnsi="宋体"/>
                <w:lang w:eastAsia="zh-CN"/>
              </w:rPr>
            </w:pPr>
            <w:r>
              <w:rPr>
                <w:rFonts w:hint="eastAsia" w:ascii="宋体" w:hAnsi="宋体"/>
                <w:lang w:eastAsia="zh-CN"/>
              </w:rPr>
              <w:t>买入产品所占比例,精度为4</w:t>
            </w:r>
          </w:p>
        </w:tc>
      </w:tr>
    </w:tbl>
    <w:p>
      <w:pPr>
        <w:rPr>
          <w:lang w:eastAsia="zh-CN"/>
        </w:rPr>
      </w:pPr>
    </w:p>
    <w:p>
      <w:pPr>
        <w:ind w:left="420"/>
        <w:rPr>
          <w:lang w:eastAsia="zh-CN"/>
        </w:rPr>
      </w:pPr>
      <w:r>
        <w:rPr>
          <w:rFonts w:hint="eastAsia"/>
          <w:lang w:eastAsia="zh-CN"/>
        </w:rPr>
        <w:t>按钮功能说明：</w:t>
      </w:r>
    </w:p>
    <w:p>
      <w:pPr>
        <w:ind w:left="420"/>
        <w:rPr>
          <w:lang w:eastAsia="zh-CN"/>
        </w:rPr>
      </w:pPr>
      <w:r>
        <w:rPr>
          <w:rFonts w:hint="eastAsia"/>
          <w:lang w:eastAsia="zh-CN"/>
        </w:rPr>
        <w:t>【新增】：点击【新增】按钮后可以右侧录入一个产品的基金转换信息。首次进入详细界面时不需要点击【新增】即可录入，点击保存后，再次录入新产品的基金转换信息时需要点击【新增】按钮。</w:t>
      </w:r>
    </w:p>
    <w:p>
      <w:pPr>
        <w:ind w:left="420"/>
        <w:rPr>
          <w:lang w:eastAsia="zh-CN"/>
        </w:rPr>
      </w:pPr>
      <w:r>
        <w:rPr>
          <w:rFonts w:hint="eastAsia"/>
          <w:lang w:eastAsia="zh-CN"/>
        </w:rPr>
        <w:t>没有点击【保存】时点击【新增】按钮后提示“有未保存的数据，是否继续”，如果选择是则录入信息将被清空，如果选择否继续停留在当前页面。</w:t>
      </w:r>
    </w:p>
    <w:p>
      <w:pPr>
        <w:ind w:left="420"/>
        <w:rPr>
          <w:lang w:eastAsia="zh-CN"/>
        </w:rPr>
      </w:pPr>
      <w:r>
        <w:rPr>
          <w:rFonts w:hint="eastAsia"/>
          <w:lang w:eastAsia="zh-CN"/>
        </w:rPr>
        <w:t>【增加】：点击【增加】按钮时，会在其上方表格中增加一条转换信息，信息分两部分：左侧围下拉列表，该列表为买入产品，该产品与卖出前产品不为同一产品，右侧围买入产品对应的买入金额，需手动填写。</w:t>
      </w:r>
    </w:p>
    <w:p>
      <w:pPr>
        <w:ind w:left="420"/>
        <w:rPr>
          <w:lang w:eastAsia="zh-CN"/>
        </w:rPr>
      </w:pPr>
      <w:r>
        <w:rPr>
          <w:rFonts w:hint="eastAsia"/>
          <w:lang w:eastAsia="zh-CN"/>
        </w:rPr>
        <w:t>【删除】(增加右边的按钮)：删除上方表格选定的一条转换信息。</w:t>
      </w:r>
    </w:p>
    <w:p>
      <w:pPr>
        <w:ind w:left="420"/>
        <w:rPr>
          <w:lang w:eastAsia="zh-CN"/>
        </w:rPr>
      </w:pPr>
      <w:r>
        <w:rPr>
          <w:rFonts w:hint="eastAsia"/>
          <w:lang w:eastAsia="zh-CN"/>
        </w:rPr>
        <w:t>【保存】：点击【保存】按钮后会保存一个产品的基金转换录入信息，该信息包括本次申请的申请单号、卖出产品、买入产品、转换后产品的所占份额。在保存之前首先进行校验，校验如下</w:t>
      </w:r>
    </w:p>
    <w:p>
      <w:pPr>
        <w:pStyle w:val="62"/>
        <w:numPr>
          <w:ilvl w:val="0"/>
          <w:numId w:val="6"/>
        </w:numPr>
        <w:ind w:firstLineChars="0"/>
      </w:pPr>
      <w:r>
        <w:rPr>
          <w:rFonts w:hint="eastAsia"/>
        </w:rPr>
        <w:t>如果没有录入任何信息，则提示【没有数据需要保存】</w:t>
      </w:r>
    </w:p>
    <w:p>
      <w:pPr>
        <w:pStyle w:val="62"/>
        <w:numPr>
          <w:ilvl w:val="0"/>
          <w:numId w:val="6"/>
        </w:numPr>
        <w:ind w:firstLineChars="0"/>
      </w:pPr>
      <w:r>
        <w:rPr>
          <w:rFonts w:hint="eastAsia"/>
        </w:rPr>
        <w:t>如果没有选择【卖出产品】则提示“卖出产品未选择”</w:t>
      </w:r>
    </w:p>
    <w:p>
      <w:pPr>
        <w:pStyle w:val="62"/>
        <w:numPr>
          <w:ilvl w:val="0"/>
          <w:numId w:val="6"/>
        </w:numPr>
        <w:ind w:firstLineChars="0"/>
      </w:pPr>
      <w:r>
        <w:rPr>
          <w:rFonts w:hint="eastAsia"/>
        </w:rPr>
        <w:t>如果【卖出金额】未填写则提示“卖出金额未填写“</w:t>
      </w:r>
    </w:p>
    <w:p>
      <w:pPr>
        <w:pStyle w:val="62"/>
        <w:numPr>
          <w:ilvl w:val="0"/>
          <w:numId w:val="6"/>
        </w:numPr>
        <w:ind w:firstLineChars="0"/>
      </w:pPr>
      <w:r>
        <w:rPr>
          <w:rFonts w:hint="eastAsia"/>
        </w:rPr>
        <w:t>【卖出金额】必须大于0，否则提示“卖出金额填写错误“</w:t>
      </w:r>
    </w:p>
    <w:p>
      <w:pPr>
        <w:pStyle w:val="62"/>
        <w:numPr>
          <w:ilvl w:val="0"/>
          <w:numId w:val="6"/>
        </w:numPr>
        <w:ind w:firstLineChars="0"/>
      </w:pPr>
      <w:r>
        <w:rPr>
          <w:rFonts w:hint="eastAsia"/>
        </w:rPr>
        <w:t>【卖出金额】精度不为2，则报“金额必须保留两位小数“</w:t>
      </w:r>
    </w:p>
    <w:p>
      <w:pPr>
        <w:pStyle w:val="62"/>
        <w:numPr>
          <w:ilvl w:val="0"/>
          <w:numId w:val="6"/>
        </w:numPr>
        <w:ind w:firstLineChars="0"/>
      </w:pPr>
      <w:r>
        <w:rPr>
          <w:rFonts w:hint="eastAsia"/>
        </w:rPr>
        <w:t>【买入比例】未填写则提示“买入金额未填写“</w:t>
      </w:r>
    </w:p>
    <w:p>
      <w:pPr>
        <w:pStyle w:val="62"/>
        <w:numPr>
          <w:ilvl w:val="0"/>
          <w:numId w:val="6"/>
        </w:numPr>
        <w:ind w:firstLineChars="0"/>
      </w:pPr>
      <w:r>
        <w:rPr>
          <w:rFonts w:hint="eastAsia"/>
        </w:rPr>
        <w:t>【买入比例】必须大于0，否则提示“买入比例填写错误”，若填写的数据小数位大于2两位，则报"**产品的买入比例精度大于4，请修改!"</w:t>
      </w:r>
    </w:p>
    <w:p>
      <w:pPr>
        <w:pStyle w:val="62"/>
        <w:numPr>
          <w:ilvl w:val="0"/>
          <w:numId w:val="6"/>
        </w:numPr>
        <w:ind w:firstLineChars="0"/>
      </w:pPr>
      <w:r>
        <w:rPr>
          <w:rFonts w:hint="eastAsia"/>
        </w:rPr>
        <w:t>所有【买入比例】之和必须为等于100，否则提示“买入产品的比例之和不为100，请确认！”</w:t>
      </w:r>
    </w:p>
    <w:p>
      <w:pPr>
        <w:pStyle w:val="62"/>
        <w:numPr>
          <w:ilvl w:val="0"/>
          <w:numId w:val="6"/>
        </w:numPr>
        <w:ind w:firstLineChars="0"/>
      </w:pPr>
      <w:r>
        <w:rPr>
          <w:rFonts w:hint="eastAsia"/>
        </w:rPr>
        <w:t>如果该产品基金转换信息已经存在，则提示“该产品基金转换信息已经存在“</w:t>
      </w:r>
    </w:p>
    <w:p>
      <w:pPr>
        <w:pStyle w:val="62"/>
        <w:numPr>
          <w:ilvl w:val="0"/>
          <w:numId w:val="6"/>
        </w:numPr>
        <w:ind w:firstLineChars="0"/>
      </w:pPr>
      <w:r>
        <w:rPr>
          <w:rFonts w:hint="eastAsia"/>
        </w:rPr>
        <w:t>如果该产品为某一转换产品的转换后产品，或某一转换产品为该转换产品的转换后产品则提示“买入产品与卖入产品存在冲突！”。</w:t>
      </w:r>
    </w:p>
    <w:p>
      <w:pPr>
        <w:rPr>
          <w:lang w:eastAsia="zh-CN"/>
        </w:rPr>
      </w:pPr>
      <w:r>
        <w:rPr>
          <w:rFonts w:hint="eastAsia"/>
          <w:lang w:eastAsia="zh-CN"/>
        </w:rPr>
        <w:t xml:space="preserve">     【删除】：左侧列表选择待删除的项目后点击【删除】，则删除当前产品基金转换信息，如果该项目为最后一项，则作废本次转换申请。     </w:t>
      </w:r>
    </w:p>
    <w:p>
      <w:pPr>
        <w:ind w:firstLine="400" w:firstLineChars="200"/>
        <w:rPr>
          <w:lang w:eastAsia="zh-CN"/>
        </w:rPr>
      </w:pPr>
      <w:r>
        <w:rPr>
          <w:rFonts w:hint="eastAsia"/>
          <w:lang w:eastAsia="zh-CN"/>
        </w:rPr>
        <w:t>【提交】：提交本次基金转换申请，提交后可进行基金转换复核</w:t>
      </w:r>
    </w:p>
    <w:p>
      <w:pPr>
        <w:ind w:left="420"/>
        <w:rPr>
          <w:lang w:eastAsia="zh-CN"/>
        </w:rPr>
      </w:pPr>
      <w:r>
        <w:rPr>
          <w:rFonts w:hint="eastAsia"/>
          <w:lang w:eastAsia="zh-CN"/>
        </w:rPr>
        <w:t>【退出】：返回到控制台</w:t>
      </w:r>
    </w:p>
    <w:p>
      <w:pPr>
        <w:pStyle w:val="5"/>
      </w:pPr>
      <w:bookmarkStart w:id="149" w:name="_Toc358540697"/>
      <w:r>
        <w:rPr>
          <w:rFonts w:hint="eastAsia"/>
          <w:lang w:eastAsia="zh-CN"/>
        </w:rPr>
        <w:t>后台处理</w:t>
      </w:r>
      <w:r>
        <w:rPr>
          <w:rFonts w:hint="eastAsia"/>
        </w:rPr>
        <w:t>逻辑</w:t>
      </w:r>
      <w:bookmarkEnd w:id="149"/>
    </w:p>
    <w:p>
      <w:pPr>
        <w:rPr>
          <w:color w:val="000000"/>
          <w:lang w:eastAsia="zh-CN"/>
        </w:rPr>
      </w:pPr>
      <w:r>
        <w:rPr>
          <w:rFonts w:hint="eastAsia"/>
          <w:color w:val="000000"/>
          <w:lang w:eastAsia="zh-CN"/>
        </w:rPr>
        <w:t>【说明】列示本功能的处理逻辑。</w:t>
      </w:r>
    </w:p>
    <w:p>
      <w:pPr>
        <w:pStyle w:val="6"/>
      </w:pPr>
      <w:bookmarkStart w:id="150" w:name="_Toc254708420"/>
      <w:bookmarkStart w:id="151" w:name="_Toc358540698"/>
      <w:r>
        <w:rPr>
          <w:rFonts w:hint="eastAsia"/>
        </w:rPr>
        <w:t>功能流程</w:t>
      </w:r>
      <w:bookmarkEnd w:id="150"/>
      <w:bookmarkEnd w:id="151"/>
    </w:p>
    <w:p>
      <w:pPr>
        <w:rPr>
          <w:color w:val="000000"/>
          <w:lang w:eastAsia="zh-CN"/>
        </w:rPr>
      </w:pPr>
      <w:r>
        <w:rPr>
          <w:rFonts w:hint="eastAsia"/>
          <w:color w:val="000000"/>
          <w:lang w:eastAsia="zh-CN"/>
        </w:rPr>
        <w:t>无.</w:t>
      </w:r>
    </w:p>
    <w:p>
      <w:pPr>
        <w:pStyle w:val="6"/>
      </w:pPr>
      <w:bookmarkStart w:id="152" w:name="_Toc358540699"/>
      <w:bookmarkStart w:id="153" w:name="_Toc254708421"/>
      <w:r>
        <w:rPr>
          <w:rFonts w:hint="eastAsia"/>
        </w:rPr>
        <w:t>功能流程描述</w:t>
      </w:r>
      <w:bookmarkEnd w:id="152"/>
      <w:bookmarkEnd w:id="153"/>
    </w:p>
    <w:p>
      <w:pPr>
        <w:ind w:firstLine="420"/>
        <w:rPr>
          <w:color w:val="000000"/>
          <w:lang w:eastAsia="zh-CN"/>
        </w:rPr>
      </w:pPr>
      <w:r>
        <w:rPr>
          <w:rFonts w:hint="eastAsia"/>
          <w:color w:val="000000"/>
          <w:lang w:eastAsia="zh-CN"/>
        </w:rPr>
        <w:t>参照功能说明.</w:t>
      </w:r>
    </w:p>
    <w:p>
      <w:pPr>
        <w:rPr>
          <w:lang w:eastAsia="zh-CN"/>
        </w:rPr>
      </w:pPr>
    </w:p>
    <w:p>
      <w:pPr>
        <w:pStyle w:val="5"/>
        <w:rPr>
          <w:color w:val="000000"/>
          <w:lang w:eastAsia="zh-CN"/>
        </w:rPr>
      </w:pPr>
      <w:r>
        <w:rPr>
          <w:rFonts w:hint="eastAsia"/>
          <w:color w:val="000000"/>
          <w:lang w:eastAsia="zh-CN"/>
        </w:rPr>
        <w:t>输入输出文件格式及模板</w:t>
      </w:r>
    </w:p>
    <w:p>
      <w:pPr>
        <w:ind w:firstLine="400" w:firstLineChars="200"/>
        <w:rPr>
          <w:lang w:eastAsia="zh-CN"/>
        </w:rPr>
      </w:pPr>
      <w:r>
        <w:rPr>
          <w:rFonts w:hint="eastAsia"/>
          <w:color w:val="000000"/>
          <w:lang w:eastAsia="zh-CN"/>
        </w:rPr>
        <w:t>【说明】</w:t>
      </w:r>
      <w:r>
        <w:rPr>
          <w:rFonts w:hint="eastAsia"/>
          <w:lang w:eastAsia="zh-CN"/>
        </w:rPr>
        <w:t>导入文件或出具的报表等.</w:t>
      </w:r>
    </w:p>
    <w:p>
      <w:pPr>
        <w:pStyle w:val="5"/>
      </w:pPr>
      <w:bookmarkStart w:id="154" w:name="_Toc358540701"/>
      <w:bookmarkStart w:id="155" w:name="_Toc254708423"/>
      <w:r>
        <w:rPr>
          <w:rFonts w:hint="eastAsia"/>
        </w:rPr>
        <w:t>其它特殊处理和控制</w:t>
      </w:r>
      <w:bookmarkEnd w:id="154"/>
      <w:bookmarkEnd w:id="155"/>
    </w:p>
    <w:p>
      <w:pPr>
        <w:ind w:firstLine="420"/>
        <w:rPr>
          <w:color w:val="000000"/>
          <w:lang w:eastAsia="zh-CN"/>
        </w:rPr>
      </w:pPr>
      <w:r>
        <w:rPr>
          <w:rFonts w:hint="eastAsia"/>
          <w:color w:val="000000"/>
          <w:lang w:eastAsia="zh-CN"/>
        </w:rPr>
        <w:t>【说明】列示本功能特殊处理和控制.</w:t>
      </w:r>
    </w:p>
    <w:p>
      <w:pPr>
        <w:ind w:left="420"/>
        <w:rPr>
          <w:lang w:eastAsia="zh-CN"/>
        </w:rPr>
      </w:pPr>
    </w:p>
    <w:p>
      <w:pPr>
        <w:ind w:left="420"/>
        <w:rPr>
          <w:lang w:eastAsia="zh-CN"/>
        </w:rPr>
      </w:pPr>
    </w:p>
    <w:p>
      <w:pPr>
        <w:pStyle w:val="4"/>
        <w:ind w:left="720"/>
      </w:pPr>
      <w:bookmarkStart w:id="156" w:name="_Toc409427530"/>
      <w:r>
        <w:rPr>
          <w:rFonts w:hint="eastAsia"/>
        </w:rPr>
        <w:t>功能点</w:t>
      </w:r>
      <w:r>
        <w:t>1</w:t>
      </w:r>
      <w:r>
        <w:rPr>
          <w:rFonts w:hint="eastAsia"/>
        </w:rPr>
        <w:t>：基金转换复核</w:t>
      </w:r>
      <w:bookmarkEnd w:id="156"/>
    </w:p>
    <w:p>
      <w:pPr>
        <w:pStyle w:val="5"/>
        <w:rPr>
          <w:lang w:eastAsia="zh-CN"/>
        </w:rPr>
      </w:pPr>
      <w:r>
        <w:rPr>
          <w:rFonts w:hint="eastAsia"/>
          <w:lang w:eastAsia="zh-CN"/>
        </w:rPr>
        <w:t>功能说明</w:t>
      </w:r>
    </w:p>
    <w:p>
      <w:pPr>
        <w:pStyle w:val="5"/>
        <w:rPr>
          <w:lang w:eastAsia="zh-CN"/>
        </w:rPr>
      </w:pPr>
      <w:r>
        <w:rPr>
          <w:rFonts w:hint="eastAsia"/>
          <w:lang w:eastAsia="zh-CN"/>
        </w:rPr>
        <w:t>菜单路径\用户</w:t>
      </w:r>
    </w:p>
    <w:p>
      <w:pPr>
        <w:rPr>
          <w:lang w:eastAsia="zh-CN"/>
        </w:rPr>
      </w:pPr>
      <w:r>
        <w:rPr>
          <w:rFonts w:hint="eastAsia"/>
          <w:lang w:eastAsia="zh-CN"/>
        </w:rPr>
        <w:t>投资业务</w:t>
      </w:r>
      <w:r>
        <w:rPr>
          <w:lang w:eastAsia="zh-CN"/>
        </w:rPr>
        <w:t>—</w:t>
      </w:r>
      <w:r>
        <w:rPr>
          <w:rFonts w:hint="eastAsia"/>
          <w:lang w:eastAsia="zh-CN"/>
        </w:rPr>
        <w:t>&gt;基金转换</w:t>
      </w:r>
      <w:r>
        <w:rPr>
          <w:lang w:eastAsia="zh-CN"/>
        </w:rPr>
        <w:sym w:font="Wingdings" w:char="F0E0"/>
      </w:r>
      <w:r>
        <w:rPr>
          <w:rFonts w:hint="eastAsia"/>
          <w:lang w:eastAsia="zh-CN"/>
        </w:rPr>
        <w:t>基金转换复核</w:t>
      </w:r>
    </w:p>
    <w:p>
      <w:pPr>
        <w:pStyle w:val="5"/>
        <w:rPr>
          <w:lang w:eastAsia="zh-CN"/>
        </w:rPr>
      </w:pPr>
      <w:r>
        <w:rPr>
          <w:rFonts w:hint="eastAsia"/>
        </w:rPr>
        <w:t>功能界面（可选）</w:t>
      </w:r>
    </w:p>
    <w:p>
      <w:pPr>
        <w:ind w:left="420"/>
        <w:rPr>
          <w:lang w:eastAsia="zh-CN"/>
        </w:rPr>
      </w:pPr>
      <w:r>
        <w:rPr>
          <w:rFonts w:hint="eastAsia"/>
          <w:lang w:eastAsia="zh-CN"/>
        </w:rPr>
        <w:t>初始界面</w:t>
      </w:r>
    </w:p>
    <w:p>
      <w:pPr>
        <w:ind w:left="420"/>
        <w:rPr>
          <w:lang w:eastAsia="zh-CN"/>
        </w:rPr>
      </w:pPr>
      <w:r>
        <w:t xml:space="preserve"> </w:t>
      </w:r>
      <w:r>
        <w:object>
          <v:shape id="_x0000_i1041" o:spt="75" type="#_x0000_t75" style="height:294pt;width:464.25pt;" o:ole="t" filled="f" o:preferrelative="t" stroked="f" coordsize="21600,21600">
            <v:path/>
            <v:fill on="f" focussize="0,0"/>
            <v:stroke on="f" joinstyle="miter"/>
            <v:imagedata r:id="rId54" o:title=""/>
            <o:lock v:ext="edit" aspectratio="t"/>
            <w10:wrap type="none"/>
            <w10:anchorlock/>
          </v:shape>
          <o:OLEObject Type="Embed" ProgID="Visio.Drawing.11" ShapeID="_x0000_i1041" DrawAspect="Content" ObjectID="_1468075741" r:id="rId53">
            <o:LockedField>false</o:LockedField>
          </o:OLEObject>
        </w:object>
      </w:r>
    </w:p>
    <w:p>
      <w:pPr>
        <w:ind w:left="420"/>
        <w:rPr>
          <w:lang w:eastAsia="zh-CN"/>
        </w:rPr>
      </w:pPr>
      <w:r>
        <w:rPr>
          <w:rFonts w:hint="eastAsia"/>
          <w:b/>
          <w:lang w:eastAsia="zh-CN"/>
        </w:rPr>
        <w:t>输入验证：</w:t>
      </w:r>
    </w:p>
    <w:tbl>
      <w:tblPr>
        <w:tblStyle w:val="32"/>
        <w:tblW w:w="9074"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1134"/>
        <w:gridCol w:w="1275"/>
        <w:gridCol w:w="4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7" w:hRule="atLeast"/>
        </w:trPr>
        <w:tc>
          <w:tcPr>
            <w:tcW w:w="2235"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字段名称</w:t>
            </w:r>
          </w:p>
        </w:tc>
        <w:tc>
          <w:tcPr>
            <w:tcW w:w="1134"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属性</w:t>
            </w:r>
          </w:p>
        </w:tc>
        <w:tc>
          <w:tcPr>
            <w:tcW w:w="1275"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方式</w:t>
            </w:r>
          </w:p>
        </w:tc>
        <w:tc>
          <w:tcPr>
            <w:tcW w:w="4430"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注释/取值范围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spacing w:afterLines="50" w:line="360" w:lineRule="auto"/>
              <w:jc w:val="center"/>
              <w:rPr>
                <w:rFonts w:ascii="宋体" w:hAnsi="宋体"/>
                <w:bCs/>
                <w:i/>
                <w:lang w:eastAsia="zh-CN"/>
              </w:rPr>
            </w:pPr>
            <w:r>
              <w:rPr>
                <w:rFonts w:hint="eastAsia"/>
                <w:lang w:eastAsia="zh-CN"/>
              </w:rPr>
              <w:t>年金计划编号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帮助</w:t>
            </w:r>
          </w:p>
        </w:tc>
        <w:tc>
          <w:tcPr>
            <w:tcW w:w="4430" w:type="dxa"/>
          </w:tcPr>
          <w:p>
            <w:pPr>
              <w:spacing w:line="360" w:lineRule="auto"/>
              <w:rPr>
                <w:rFonts w:ascii="宋体" w:hAnsi="宋体"/>
                <w:lang w:eastAsia="zh-CN"/>
              </w:rPr>
            </w:pPr>
            <w:r>
              <w:rPr>
                <w:rFonts w:hint="eastAsia" w:ascii="宋体" w:hAnsi="宋体"/>
                <w:lang w:eastAsia="zh-CN"/>
              </w:rPr>
              <w:t>进行基金转换的年金计划编号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spacing w:afterLines="50" w:line="360" w:lineRule="auto"/>
              <w:jc w:val="center"/>
              <w:rPr>
                <w:rFonts w:ascii="宋体" w:hAnsi="宋体"/>
                <w:bCs/>
                <w:i/>
                <w:lang w:eastAsia="zh-CN"/>
              </w:rPr>
            </w:pPr>
            <w:r>
              <w:rPr>
                <w:rFonts w:hint="eastAsia"/>
                <w:lang w:eastAsia="zh-CN"/>
              </w:rPr>
              <w:t>年金计划名称</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进行基金转换的年金计划名称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spacing w:afterLines="50" w:line="360" w:lineRule="auto"/>
              <w:jc w:val="center"/>
              <w:rPr>
                <w:rFonts w:ascii="宋体" w:hAnsi="宋体"/>
                <w:bCs/>
                <w:i/>
                <w:lang w:eastAsia="zh-CN"/>
              </w:rPr>
            </w:pPr>
            <w:r>
              <w:rPr>
                <w:rFonts w:hint="eastAsia"/>
                <w:lang w:eastAsia="zh-CN"/>
              </w:rPr>
              <w:t>计划编号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帮助</w:t>
            </w:r>
          </w:p>
        </w:tc>
        <w:tc>
          <w:tcPr>
            <w:tcW w:w="4430" w:type="dxa"/>
          </w:tcPr>
          <w:p>
            <w:pPr>
              <w:spacing w:line="360" w:lineRule="auto"/>
              <w:rPr>
                <w:rFonts w:ascii="宋体" w:hAnsi="宋体"/>
                <w:lang w:eastAsia="zh-CN"/>
              </w:rPr>
            </w:pPr>
            <w:r>
              <w:rPr>
                <w:rFonts w:hint="eastAsia" w:ascii="宋体" w:hAnsi="宋体"/>
                <w:lang w:eastAsia="zh-CN"/>
              </w:rPr>
              <w:t>进行基金转换的计划编号，只能为正常计划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spacing w:afterLines="50" w:line="360" w:lineRule="auto"/>
              <w:jc w:val="center"/>
              <w:rPr>
                <w:rFonts w:ascii="宋体" w:hAnsi="宋体"/>
                <w:bCs/>
                <w:i/>
                <w:lang w:eastAsia="zh-CN"/>
              </w:rPr>
            </w:pPr>
            <w:r>
              <w:rPr>
                <w:rFonts w:hint="eastAsia"/>
                <w:lang w:eastAsia="zh-CN"/>
              </w:rPr>
              <w:t>计划名称</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进行基金转换的计划名称，只能为正常计划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spacing w:afterLines="50" w:line="360" w:lineRule="auto"/>
              <w:jc w:val="center"/>
              <w:rPr>
                <w:rFonts w:ascii="宋体" w:hAnsi="宋体"/>
                <w:bCs/>
                <w:i/>
                <w:lang w:eastAsia="zh-CN"/>
              </w:rPr>
            </w:pPr>
            <w:r>
              <w:rPr>
                <w:rFonts w:hint="eastAsia"/>
                <w:lang w:eastAsia="zh-CN"/>
              </w:rPr>
              <w:t>转换申请单号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帮助按钮</w:t>
            </w:r>
          </w:p>
        </w:tc>
        <w:tc>
          <w:tcPr>
            <w:tcW w:w="4430" w:type="dxa"/>
          </w:tcPr>
          <w:p>
            <w:pPr>
              <w:spacing w:line="360" w:lineRule="auto"/>
              <w:rPr>
                <w:rFonts w:ascii="宋体" w:hAnsi="宋体"/>
                <w:lang w:eastAsia="zh-CN"/>
              </w:rPr>
            </w:pPr>
            <w:r>
              <w:rPr>
                <w:rFonts w:hint="eastAsia" w:ascii="宋体" w:hAnsi="宋体"/>
                <w:lang w:eastAsia="zh-CN"/>
              </w:rPr>
              <w:t>如果计划编号为空，则只能选择按年金计划转换的申请单号，如果不为空，则只能选择按计划编号转换的申请单号</w:t>
            </w:r>
          </w:p>
        </w:tc>
      </w:tr>
    </w:tbl>
    <w:p>
      <w:pPr>
        <w:ind w:left="420"/>
        <w:rPr>
          <w:b/>
          <w:lang w:eastAsia="zh-CN"/>
        </w:rPr>
      </w:pPr>
      <w:r>
        <w:rPr>
          <w:rFonts w:hint="eastAsia"/>
          <w:lang w:eastAsia="zh-CN"/>
        </w:rPr>
        <w:t xml:space="preserve"> </w:t>
      </w:r>
      <w:r>
        <w:rPr>
          <w:rFonts w:hint="eastAsia"/>
          <w:b/>
          <w:lang w:eastAsia="zh-CN"/>
        </w:rPr>
        <w:t>按钮功能说明：</w:t>
      </w:r>
    </w:p>
    <w:p>
      <w:pPr>
        <w:ind w:left="420"/>
        <w:rPr>
          <w:lang w:eastAsia="zh-CN"/>
        </w:rPr>
      </w:pPr>
      <w:r>
        <w:rPr>
          <w:rFonts w:hint="eastAsia"/>
          <w:lang w:eastAsia="zh-CN"/>
        </w:rPr>
        <w:t>【确定】：首先校验页面内容：如果没有选择年金计划编号，则提示“请选择年金计划”，如果没有选择计划编号则报“请选择计划”。如果没选择转换申请单号则提示“转换申请单号不能为空，请选择！”，校验通过后跳转到基金转换复核详细界面，复核界面分【固定比例基金转换复核】、【固定份额基金转换复核】两类。具体调整到那个界面，取决于申请时选择的转换方式。如果是按比例则进入【固定比例基金转换复核】，如果是按份额则进入【固定比例基金转换复核】。</w:t>
      </w:r>
    </w:p>
    <w:p>
      <w:pPr>
        <w:ind w:left="420"/>
        <w:rPr>
          <w:lang w:eastAsia="zh-CN"/>
        </w:rPr>
      </w:pPr>
      <w:r>
        <w:rPr>
          <w:rFonts w:hint="eastAsia"/>
          <w:lang w:eastAsia="zh-CN"/>
        </w:rPr>
        <w:t>【返回】：返回到控制台</w:t>
      </w:r>
    </w:p>
    <w:p>
      <w:pPr>
        <w:ind w:left="420"/>
        <w:rPr>
          <w:b/>
          <w:lang w:eastAsia="zh-CN"/>
        </w:rPr>
      </w:pPr>
      <w:r>
        <w:rPr>
          <w:rFonts w:hint="eastAsia"/>
          <w:b/>
          <w:lang w:eastAsia="zh-CN"/>
        </w:rPr>
        <w:t>【固定比例基金转换复核】</w:t>
      </w:r>
    </w:p>
    <w:p>
      <w:pPr>
        <w:ind w:left="420"/>
        <w:rPr>
          <w:lang w:eastAsia="zh-CN"/>
        </w:rPr>
      </w:pPr>
      <w:r>
        <w:rPr>
          <w:lang w:eastAsia="zh-CN"/>
        </w:rPr>
        <w:object>
          <v:shape id="_x0000_i1042" o:spt="75" type="#_x0000_t75" style="height:243.75pt;width:465pt;" o:ole="t" filled="f" o:preferrelative="t" stroked="f" coordsize="21600,21600">
            <v:path/>
            <v:fill on="f" focussize="0,0"/>
            <v:stroke on="f" joinstyle="miter"/>
            <v:imagedata r:id="rId56" o:title=""/>
            <o:lock v:ext="edit" aspectratio="t"/>
            <w10:wrap type="none"/>
            <w10:anchorlock/>
          </v:shape>
          <o:OLEObject Type="Embed" ProgID="Visio.Drawing.11" ShapeID="_x0000_i1042" DrawAspect="Content" ObjectID="_1468075742" r:id="rId55">
            <o:LockedField>false</o:LockedField>
          </o:OLEObject>
        </w:object>
      </w:r>
    </w:p>
    <w:tbl>
      <w:tblPr>
        <w:tblStyle w:val="32"/>
        <w:tblW w:w="9074"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1134"/>
        <w:gridCol w:w="1275"/>
        <w:gridCol w:w="4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235"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字段名称</w:t>
            </w:r>
          </w:p>
        </w:tc>
        <w:tc>
          <w:tcPr>
            <w:tcW w:w="1134"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属性</w:t>
            </w:r>
          </w:p>
        </w:tc>
        <w:tc>
          <w:tcPr>
            <w:tcW w:w="1275"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方式</w:t>
            </w:r>
          </w:p>
        </w:tc>
        <w:tc>
          <w:tcPr>
            <w:tcW w:w="4430"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注释/取值范围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i/>
                <w:lang w:eastAsia="zh-CN"/>
              </w:rPr>
            </w:pPr>
            <w:r>
              <w:rPr>
                <w:rFonts w:hint="eastAsia"/>
                <w:lang w:eastAsia="zh-CN"/>
              </w:rPr>
              <w:t>卖出产品(左侧)</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保存后生成</w:t>
            </w:r>
          </w:p>
        </w:tc>
        <w:tc>
          <w:tcPr>
            <w:tcW w:w="4430" w:type="dxa"/>
          </w:tcPr>
          <w:p>
            <w:pPr>
              <w:spacing w:line="360" w:lineRule="auto"/>
              <w:rPr>
                <w:rFonts w:ascii="宋体" w:hAnsi="宋体"/>
                <w:lang w:eastAsia="zh-CN"/>
              </w:rPr>
            </w:pPr>
            <w:r>
              <w:rPr>
                <w:rFonts w:hint="eastAsia" w:ascii="宋体" w:hAnsi="宋体"/>
                <w:lang w:eastAsia="zh-CN"/>
              </w:rPr>
              <w:t>点击保存后自动生成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i/>
                <w:lang w:eastAsia="zh-CN"/>
              </w:rPr>
            </w:pPr>
            <w:r>
              <w:rPr>
                <w:rFonts w:hint="eastAsia"/>
                <w:lang w:eastAsia="zh-CN"/>
              </w:rPr>
              <w:t>产品转换单号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保存后生成</w:t>
            </w:r>
          </w:p>
        </w:tc>
        <w:tc>
          <w:tcPr>
            <w:tcW w:w="4430" w:type="dxa"/>
          </w:tcPr>
          <w:p>
            <w:pPr>
              <w:spacing w:line="360" w:lineRule="auto"/>
              <w:rPr>
                <w:rFonts w:ascii="宋体" w:hAnsi="宋体"/>
                <w:lang w:eastAsia="zh-CN"/>
              </w:rPr>
            </w:pPr>
            <w:r>
              <w:rPr>
                <w:rFonts w:hint="eastAsia" w:ascii="宋体" w:hAnsi="宋体"/>
                <w:lang w:eastAsia="zh-CN"/>
              </w:rPr>
              <w:t>每次基金转换申请业务对应一个产品转换单号，点击保存按钮后自动生成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i/>
                <w:lang w:eastAsia="zh-CN"/>
              </w:rPr>
            </w:pPr>
            <w:r>
              <w:rPr>
                <w:rFonts w:hint="eastAsia"/>
                <w:lang w:eastAsia="zh-CN"/>
              </w:rPr>
              <w:t>年金计划编号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进行基金转换的年金计划编号，与初始页面中的年金计划编号一致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35" w:type="dxa"/>
          </w:tcPr>
          <w:p>
            <w:pPr>
              <w:spacing w:afterLines="50" w:line="360" w:lineRule="auto"/>
              <w:rPr>
                <w:rFonts w:ascii="宋体" w:hAnsi="宋体"/>
                <w:bCs/>
                <w:i/>
                <w:lang w:eastAsia="zh-CN"/>
              </w:rPr>
            </w:pPr>
            <w:r>
              <w:rPr>
                <w:rFonts w:hint="eastAsia"/>
                <w:lang w:eastAsia="zh-CN"/>
              </w:rPr>
              <w:t>年金计划名称</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进行基金转换的年金计划名称，与初始页面中的年金计划名称一致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计划编号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进行基金转换的计划编号，与初始界面中的计划编号一致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35" w:type="dxa"/>
          </w:tcPr>
          <w:p>
            <w:pPr>
              <w:spacing w:afterLines="50" w:line="360" w:lineRule="auto"/>
              <w:rPr>
                <w:rFonts w:ascii="宋体" w:hAnsi="宋体"/>
                <w:bCs/>
                <w:lang w:eastAsia="zh-CN"/>
              </w:rPr>
            </w:pPr>
            <w:r>
              <w:rPr>
                <w:rFonts w:hint="eastAsia" w:ascii="宋体" w:hAnsi="宋体"/>
                <w:bCs/>
                <w:lang w:eastAsia="zh-CN"/>
              </w:rPr>
              <w:t>计划名称</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进行基金转换的计划名称，与初始界面中的计划名称一致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企业编号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进行基金转换的企业编号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35" w:type="dxa"/>
          </w:tcPr>
          <w:p>
            <w:pPr>
              <w:spacing w:afterLines="50" w:line="360" w:lineRule="auto"/>
              <w:rPr>
                <w:rFonts w:ascii="宋体" w:hAnsi="宋体"/>
                <w:bCs/>
                <w:lang w:eastAsia="zh-CN"/>
              </w:rPr>
            </w:pPr>
            <w:r>
              <w:rPr>
                <w:rFonts w:hint="eastAsia" w:ascii="宋体" w:hAnsi="宋体"/>
                <w:bCs/>
                <w:lang w:eastAsia="zh-CN"/>
              </w:rPr>
              <w:t>企业名称</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进行基金转换的企业名称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卖出产品</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右侧帮助按钮选择</w:t>
            </w:r>
          </w:p>
        </w:tc>
        <w:tc>
          <w:tcPr>
            <w:tcW w:w="4430" w:type="dxa"/>
          </w:tcPr>
          <w:p>
            <w:pPr>
              <w:spacing w:line="360" w:lineRule="auto"/>
              <w:rPr>
                <w:rFonts w:ascii="宋体" w:hAnsi="宋体"/>
                <w:lang w:eastAsia="zh-CN"/>
              </w:rPr>
            </w:pPr>
            <w:r>
              <w:rPr>
                <w:rFonts w:hint="eastAsia" w:ascii="宋体" w:hAnsi="宋体"/>
                <w:lang w:eastAsia="zh-CN"/>
              </w:rPr>
              <w:t>需要做基金转换的产品，该产品不能为Money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35" w:type="dxa"/>
          </w:tcPr>
          <w:p>
            <w:pPr>
              <w:spacing w:afterLines="50" w:line="360" w:lineRule="auto"/>
              <w:rPr>
                <w:rFonts w:ascii="宋体" w:hAnsi="宋体"/>
                <w:bCs/>
                <w:lang w:eastAsia="zh-CN"/>
              </w:rPr>
            </w:pPr>
            <w:r>
              <w:rPr>
                <w:rFonts w:hint="eastAsia" w:ascii="宋体" w:hAnsi="宋体"/>
                <w:bCs/>
                <w:lang w:eastAsia="zh-CN"/>
              </w:rPr>
              <w:t>卖出比例</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手动填写</w:t>
            </w:r>
          </w:p>
        </w:tc>
        <w:tc>
          <w:tcPr>
            <w:tcW w:w="4430" w:type="dxa"/>
          </w:tcPr>
          <w:p>
            <w:pPr>
              <w:spacing w:line="360" w:lineRule="auto"/>
              <w:rPr>
                <w:rFonts w:ascii="宋体" w:hAnsi="宋体"/>
                <w:lang w:eastAsia="zh-CN"/>
              </w:rPr>
            </w:pPr>
            <w:r>
              <w:rPr>
                <w:rFonts w:hint="eastAsia" w:ascii="宋体" w:hAnsi="宋体"/>
                <w:lang w:eastAsia="zh-CN"/>
              </w:rPr>
              <w:t>需要进行基金转换的比例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买入产品</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手动选择</w:t>
            </w:r>
          </w:p>
        </w:tc>
        <w:tc>
          <w:tcPr>
            <w:tcW w:w="4430" w:type="dxa"/>
          </w:tcPr>
          <w:p>
            <w:pPr>
              <w:spacing w:line="360" w:lineRule="auto"/>
              <w:rPr>
                <w:rFonts w:ascii="宋体" w:hAnsi="宋体"/>
                <w:lang w:eastAsia="zh-CN"/>
              </w:rPr>
            </w:pPr>
            <w:r>
              <w:rPr>
                <w:rFonts w:hint="eastAsia" w:ascii="宋体" w:hAnsi="宋体"/>
                <w:lang w:eastAsia="zh-CN"/>
              </w:rPr>
              <w:t>转换后的产品，不能与转换产品相同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35" w:type="dxa"/>
          </w:tcPr>
          <w:p>
            <w:pPr>
              <w:spacing w:afterLines="50" w:line="360" w:lineRule="auto"/>
              <w:rPr>
                <w:rFonts w:ascii="宋体" w:hAnsi="宋体"/>
                <w:bCs/>
                <w:lang w:eastAsia="zh-CN"/>
              </w:rPr>
            </w:pPr>
            <w:r>
              <w:rPr>
                <w:rFonts w:hint="eastAsia" w:ascii="宋体" w:hAnsi="宋体"/>
                <w:bCs/>
                <w:lang w:eastAsia="zh-CN"/>
              </w:rPr>
              <w:t>买入比例</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手动填写</w:t>
            </w:r>
          </w:p>
        </w:tc>
        <w:tc>
          <w:tcPr>
            <w:tcW w:w="4430" w:type="dxa"/>
          </w:tcPr>
          <w:p>
            <w:pPr>
              <w:spacing w:line="360" w:lineRule="auto"/>
              <w:rPr>
                <w:rFonts w:ascii="宋体" w:hAnsi="宋体"/>
                <w:lang w:eastAsia="zh-CN"/>
              </w:rPr>
            </w:pPr>
            <w:r>
              <w:rPr>
                <w:rFonts w:hint="eastAsia" w:ascii="宋体" w:hAnsi="宋体"/>
                <w:lang w:eastAsia="zh-CN"/>
              </w:rPr>
              <w:t>买入产品所占比例，进度为4</w:t>
            </w:r>
          </w:p>
        </w:tc>
      </w:tr>
    </w:tbl>
    <w:p>
      <w:pPr>
        <w:rPr>
          <w:lang w:eastAsia="zh-CN"/>
        </w:rPr>
      </w:pPr>
    </w:p>
    <w:p>
      <w:pPr>
        <w:ind w:left="420"/>
        <w:rPr>
          <w:b/>
          <w:lang w:eastAsia="zh-CN"/>
        </w:rPr>
      </w:pPr>
      <w:r>
        <w:rPr>
          <w:rFonts w:hint="eastAsia"/>
          <w:lang w:eastAsia="zh-CN"/>
        </w:rPr>
        <w:t xml:space="preserve"> </w:t>
      </w:r>
      <w:r>
        <w:rPr>
          <w:rFonts w:hint="eastAsia"/>
          <w:b/>
          <w:lang w:eastAsia="zh-CN"/>
        </w:rPr>
        <w:t>按钮功能说明：</w:t>
      </w:r>
    </w:p>
    <w:p>
      <w:pPr>
        <w:ind w:left="420"/>
        <w:rPr>
          <w:lang w:eastAsia="zh-CN"/>
        </w:rPr>
      </w:pPr>
      <w:r>
        <w:rPr>
          <w:rFonts w:hint="eastAsia"/>
          <w:lang w:eastAsia="zh-CN"/>
        </w:rPr>
        <w:t>没有点击【保存】时点击【新增】按钮后提示“有未保存的数据，是否继续”，如果选择是则录入信息将被清空，如果选择否继续停留在当前页面。</w:t>
      </w:r>
    </w:p>
    <w:p>
      <w:pPr>
        <w:ind w:left="420"/>
        <w:rPr>
          <w:lang w:eastAsia="zh-CN"/>
        </w:rPr>
      </w:pPr>
      <w:r>
        <w:rPr>
          <w:rFonts w:hint="eastAsia"/>
          <w:lang w:eastAsia="zh-CN"/>
        </w:rPr>
        <w:t>【保存】：点击【保存】按钮后会保存一个产品的基金转换录入信息，该信息包括本次申请的申请单号、卖出产品、买入产品、买入产品的占比。在保存之前首先进行校验，校验如下</w:t>
      </w:r>
    </w:p>
    <w:p>
      <w:pPr>
        <w:pStyle w:val="62"/>
        <w:numPr>
          <w:ilvl w:val="0"/>
          <w:numId w:val="7"/>
        </w:numPr>
        <w:ind w:firstLineChars="0"/>
      </w:pPr>
      <w:r>
        <w:rPr>
          <w:rFonts w:hint="eastAsia"/>
        </w:rPr>
        <w:t>如果没有录入任何信息，则提示【没有数据需要保存】</w:t>
      </w:r>
    </w:p>
    <w:p>
      <w:pPr>
        <w:pStyle w:val="62"/>
        <w:numPr>
          <w:ilvl w:val="0"/>
          <w:numId w:val="7"/>
        </w:numPr>
        <w:ind w:firstLineChars="0"/>
      </w:pPr>
      <w:r>
        <w:rPr>
          <w:rFonts w:hint="eastAsia"/>
        </w:rPr>
        <w:t>如果没有选择【卖出产品】则提示“卖出产品未选择”</w:t>
      </w:r>
    </w:p>
    <w:p>
      <w:pPr>
        <w:pStyle w:val="62"/>
        <w:numPr>
          <w:ilvl w:val="0"/>
          <w:numId w:val="7"/>
        </w:numPr>
        <w:ind w:firstLineChars="0"/>
      </w:pPr>
      <w:r>
        <w:rPr>
          <w:rFonts w:hint="eastAsia"/>
        </w:rPr>
        <w:t>如果【卖出比例】未填写则提示“卖出比例未填写“</w:t>
      </w:r>
    </w:p>
    <w:p>
      <w:pPr>
        <w:pStyle w:val="62"/>
        <w:numPr>
          <w:ilvl w:val="0"/>
          <w:numId w:val="7"/>
        </w:numPr>
        <w:ind w:firstLineChars="0"/>
      </w:pPr>
      <w:r>
        <w:rPr>
          <w:rFonts w:hint="eastAsia"/>
        </w:rPr>
        <w:t>【卖出比例】必须大于0，小于等于100，否则提示“卖出比例填写错误“</w:t>
      </w:r>
    </w:p>
    <w:p>
      <w:pPr>
        <w:pStyle w:val="62"/>
        <w:numPr>
          <w:ilvl w:val="0"/>
          <w:numId w:val="7"/>
        </w:numPr>
        <w:ind w:firstLineChars="0"/>
      </w:pPr>
      <w:r>
        <w:rPr>
          <w:rFonts w:hint="eastAsia"/>
        </w:rPr>
        <w:t>【买入比例】未填写则提示“买入比例未填写”</w:t>
      </w:r>
    </w:p>
    <w:p>
      <w:pPr>
        <w:pStyle w:val="62"/>
        <w:numPr>
          <w:ilvl w:val="0"/>
          <w:numId w:val="7"/>
        </w:numPr>
        <w:ind w:firstLineChars="0"/>
      </w:pPr>
      <w:r>
        <w:rPr>
          <w:rFonts w:hint="eastAsia"/>
        </w:rPr>
        <w:t>【买入比例】必须大于0，小于等于100，否则提示“买入比例填写错误”，若填写的数据小数位大于2两位，则报"**产品的买入比例精度大于4，请修改!"</w:t>
      </w:r>
    </w:p>
    <w:p>
      <w:pPr>
        <w:pStyle w:val="62"/>
        <w:numPr>
          <w:ilvl w:val="0"/>
          <w:numId w:val="7"/>
        </w:numPr>
        <w:ind w:firstLineChars="0"/>
      </w:pPr>
      <w:r>
        <w:rPr>
          <w:rFonts w:hint="eastAsia"/>
        </w:rPr>
        <w:t>所有【买入比例】之和必须为100，否则提示“买入产品的比例之和不为100，请确认！”</w:t>
      </w:r>
    </w:p>
    <w:p>
      <w:pPr>
        <w:pStyle w:val="62"/>
        <w:numPr>
          <w:ilvl w:val="0"/>
          <w:numId w:val="7"/>
        </w:numPr>
        <w:ind w:firstLineChars="0"/>
      </w:pPr>
      <w:r>
        <w:rPr>
          <w:rFonts w:hint="eastAsia"/>
        </w:rPr>
        <w:t>如果已经存在该产品的基金转换信息，则提示“已经存在该产品的基金转换信息”</w:t>
      </w:r>
    </w:p>
    <w:p>
      <w:pPr>
        <w:pStyle w:val="62"/>
        <w:numPr>
          <w:ilvl w:val="0"/>
          <w:numId w:val="7"/>
        </w:numPr>
        <w:ind w:firstLineChars="0"/>
      </w:pPr>
      <w:r>
        <w:rPr>
          <w:rFonts w:hint="eastAsia"/>
        </w:rPr>
        <w:t>如果该产品为某一转换产品的转换后产品，或某一转换产品为该转换产品的转换后产品则</w:t>
      </w:r>
    </w:p>
    <w:p>
      <w:pPr>
        <w:pStyle w:val="62"/>
        <w:ind w:left="1200" w:firstLine="0" w:firstLineChars="0"/>
      </w:pPr>
      <w:r>
        <w:rPr>
          <w:rFonts w:hint="eastAsia"/>
        </w:rPr>
        <w:t>提示”买入产品与卖入产品存在冲突！”。</w:t>
      </w:r>
    </w:p>
    <w:p>
      <w:pPr>
        <w:rPr>
          <w:lang w:eastAsia="zh-CN"/>
        </w:rPr>
      </w:pPr>
      <w:r>
        <w:rPr>
          <w:rFonts w:hint="eastAsia"/>
          <w:lang w:eastAsia="zh-CN"/>
        </w:rPr>
        <w:t xml:space="preserve">     【通不过】：退回本次基金转换申请 </w:t>
      </w:r>
    </w:p>
    <w:p>
      <w:pPr>
        <w:rPr>
          <w:lang w:eastAsia="zh-CN"/>
        </w:rPr>
      </w:pPr>
      <w:r>
        <w:rPr>
          <w:rFonts w:hint="eastAsia"/>
          <w:lang w:eastAsia="zh-CN"/>
        </w:rPr>
        <w:t xml:space="preserve">     【通过】：校验复核录入信息与经办录入信息是否一致。如果一致，则复核通过本次基金转换申请，并且在日终任务中插入一条指令，调用后台处理逻辑。 如果其中一个或多个卖出产品的转换方案不一致，则提示“XX基金的转换方案与经办录入不一致“。</w:t>
      </w:r>
    </w:p>
    <w:p>
      <w:pPr>
        <w:ind w:firstLine="420"/>
        <w:rPr>
          <w:lang w:eastAsia="zh-CN"/>
        </w:rPr>
      </w:pPr>
      <w:r>
        <w:rPr>
          <w:rFonts w:hint="eastAsia"/>
          <w:lang w:eastAsia="zh-CN"/>
        </w:rPr>
        <w:t>【退出】：返回到控制台</w:t>
      </w:r>
    </w:p>
    <w:p>
      <w:pPr>
        <w:rPr>
          <w:lang w:eastAsia="zh-CN"/>
        </w:rPr>
      </w:pPr>
      <w:r>
        <w:rPr>
          <w:rFonts w:hint="eastAsia"/>
          <w:lang w:eastAsia="zh-CN"/>
        </w:rPr>
        <w:t xml:space="preserve"> </w:t>
      </w:r>
    </w:p>
    <w:p>
      <w:pPr>
        <w:rPr>
          <w:lang w:eastAsia="zh-CN"/>
        </w:rPr>
      </w:pPr>
      <w:r>
        <w:rPr>
          <w:rFonts w:hint="eastAsia"/>
          <w:lang w:eastAsia="zh-CN"/>
        </w:rPr>
        <w:t xml:space="preserve">  【</w:t>
      </w:r>
      <w:r>
        <w:rPr>
          <w:rFonts w:hint="eastAsia"/>
          <w:b/>
          <w:lang w:eastAsia="zh-CN"/>
        </w:rPr>
        <w:t>固定份额基金转换复核】</w:t>
      </w:r>
      <w:r>
        <w:rPr>
          <w:b/>
          <w:lang w:eastAsia="zh-CN"/>
        </w:rPr>
        <w:object>
          <v:shape id="_x0000_i1043" o:spt="75" type="#_x0000_t75" style="height:255pt;width:487.5pt;" o:ole="t" filled="f" o:preferrelative="t" stroked="f" coordsize="21600,21600">
            <v:path/>
            <v:fill on="f" focussize="0,0"/>
            <v:stroke on="f" joinstyle="miter"/>
            <v:imagedata r:id="rId58" o:title=""/>
            <o:lock v:ext="edit" aspectratio="t"/>
            <w10:wrap type="none"/>
            <w10:anchorlock/>
          </v:shape>
          <o:OLEObject Type="Embed" ProgID="Visio.Drawing.11" ShapeID="_x0000_i1043" DrawAspect="Content" ObjectID="_1468075743" r:id="rId57">
            <o:LockedField>false</o:LockedField>
          </o:OLEObject>
        </w:object>
      </w:r>
    </w:p>
    <w:tbl>
      <w:tblPr>
        <w:tblStyle w:val="32"/>
        <w:tblW w:w="9074"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1134"/>
        <w:gridCol w:w="1275"/>
        <w:gridCol w:w="4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235"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字段名称</w:t>
            </w:r>
          </w:p>
        </w:tc>
        <w:tc>
          <w:tcPr>
            <w:tcW w:w="1134"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属性</w:t>
            </w:r>
          </w:p>
        </w:tc>
        <w:tc>
          <w:tcPr>
            <w:tcW w:w="1275"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方式</w:t>
            </w:r>
          </w:p>
        </w:tc>
        <w:tc>
          <w:tcPr>
            <w:tcW w:w="4430"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注释/取值范围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i/>
                <w:lang w:eastAsia="zh-CN"/>
              </w:rPr>
            </w:pPr>
            <w:r>
              <w:rPr>
                <w:rFonts w:hint="eastAsia"/>
                <w:lang w:eastAsia="zh-CN"/>
              </w:rPr>
              <w:t>卖出产品_左侧</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保存后生成</w:t>
            </w:r>
          </w:p>
        </w:tc>
        <w:tc>
          <w:tcPr>
            <w:tcW w:w="4430" w:type="dxa"/>
          </w:tcPr>
          <w:p>
            <w:pPr>
              <w:spacing w:line="360" w:lineRule="auto"/>
              <w:rPr>
                <w:rFonts w:ascii="宋体" w:hAnsi="宋体"/>
                <w:lang w:eastAsia="zh-CN"/>
              </w:rPr>
            </w:pPr>
            <w:r>
              <w:rPr>
                <w:rFonts w:hint="eastAsia" w:ascii="宋体" w:hAnsi="宋体"/>
                <w:lang w:eastAsia="zh-CN"/>
              </w:rPr>
              <w:t>转换前的产品，点击保存后自动生成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i/>
                <w:lang w:eastAsia="zh-CN"/>
              </w:rPr>
            </w:pPr>
            <w:r>
              <w:rPr>
                <w:rFonts w:hint="eastAsia"/>
                <w:lang w:eastAsia="zh-CN"/>
              </w:rPr>
              <w:t>产品转换单号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保存后生成</w:t>
            </w:r>
          </w:p>
        </w:tc>
        <w:tc>
          <w:tcPr>
            <w:tcW w:w="4430" w:type="dxa"/>
          </w:tcPr>
          <w:p>
            <w:pPr>
              <w:spacing w:line="360" w:lineRule="auto"/>
              <w:rPr>
                <w:rFonts w:ascii="宋体" w:hAnsi="宋体"/>
                <w:lang w:eastAsia="zh-CN"/>
              </w:rPr>
            </w:pPr>
            <w:r>
              <w:rPr>
                <w:rFonts w:hint="eastAsia" w:ascii="宋体" w:hAnsi="宋体"/>
                <w:lang w:eastAsia="zh-CN"/>
              </w:rPr>
              <w:t>每次基金转换申请业务对应一个产品转换单号，点击保存按钮后自动生成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i/>
                <w:lang w:eastAsia="zh-CN"/>
              </w:rPr>
            </w:pPr>
            <w:r>
              <w:rPr>
                <w:rFonts w:hint="eastAsia"/>
                <w:lang w:eastAsia="zh-CN"/>
              </w:rPr>
              <w:t>年金计划编号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进行基金转换的年金计划编号，与初始页面中的年金计划编号一致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i/>
                <w:lang w:eastAsia="zh-CN"/>
              </w:rPr>
            </w:pPr>
            <w:r>
              <w:rPr>
                <w:rFonts w:hint="eastAsia"/>
                <w:lang w:eastAsia="zh-CN"/>
              </w:rPr>
              <w:t>年金计划名称</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进行基金转换的年金计划名称，与初始页面中的年金计划名称一致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计划编号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进行基金转换的计划编号，与初始界面中的计划编号一致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计划名称</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进行基金转换的计划名称，与初始界面中的计划名称一致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企业编号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进行基金转换的企业编号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企业名称</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进行基金转换的企业名称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卖出产品</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右侧帮助按钮选择</w:t>
            </w:r>
          </w:p>
        </w:tc>
        <w:tc>
          <w:tcPr>
            <w:tcW w:w="4430" w:type="dxa"/>
          </w:tcPr>
          <w:p>
            <w:pPr>
              <w:spacing w:line="360" w:lineRule="auto"/>
              <w:rPr>
                <w:rFonts w:ascii="宋体" w:hAnsi="宋体"/>
                <w:lang w:eastAsia="zh-CN"/>
              </w:rPr>
            </w:pPr>
            <w:r>
              <w:rPr>
                <w:rFonts w:hint="eastAsia" w:ascii="宋体" w:hAnsi="宋体"/>
                <w:lang w:eastAsia="zh-CN"/>
              </w:rPr>
              <w:t>需要做基金转换的产品，该产品不能为Money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卖出份额</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手动填写</w:t>
            </w:r>
          </w:p>
        </w:tc>
        <w:tc>
          <w:tcPr>
            <w:tcW w:w="4430" w:type="dxa"/>
          </w:tcPr>
          <w:p>
            <w:pPr>
              <w:spacing w:line="360" w:lineRule="auto"/>
              <w:rPr>
                <w:rFonts w:ascii="宋体" w:hAnsi="宋体"/>
                <w:lang w:eastAsia="zh-CN"/>
              </w:rPr>
            </w:pPr>
            <w:r>
              <w:rPr>
                <w:rFonts w:hint="eastAsia" w:ascii="宋体" w:hAnsi="宋体"/>
                <w:lang w:eastAsia="zh-CN"/>
              </w:rPr>
              <w:t>转换产品的转换份额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买入产品</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手动选择</w:t>
            </w:r>
          </w:p>
        </w:tc>
        <w:tc>
          <w:tcPr>
            <w:tcW w:w="4430" w:type="dxa"/>
          </w:tcPr>
          <w:p>
            <w:pPr>
              <w:spacing w:line="360" w:lineRule="auto"/>
              <w:rPr>
                <w:rFonts w:ascii="宋体" w:hAnsi="宋体"/>
                <w:lang w:eastAsia="zh-CN"/>
              </w:rPr>
            </w:pPr>
            <w:r>
              <w:rPr>
                <w:rFonts w:hint="eastAsia" w:ascii="宋体" w:hAnsi="宋体"/>
                <w:lang w:eastAsia="zh-CN"/>
              </w:rPr>
              <w:t>转换后的产品，不能与转换产品相同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买入比例</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手动填写</w:t>
            </w:r>
          </w:p>
        </w:tc>
        <w:tc>
          <w:tcPr>
            <w:tcW w:w="4430" w:type="dxa"/>
          </w:tcPr>
          <w:p>
            <w:pPr>
              <w:spacing w:line="360" w:lineRule="auto"/>
              <w:rPr>
                <w:rFonts w:ascii="宋体" w:hAnsi="宋体"/>
                <w:lang w:eastAsia="zh-CN"/>
              </w:rPr>
            </w:pPr>
            <w:r>
              <w:rPr>
                <w:rFonts w:hint="eastAsia" w:ascii="宋体" w:hAnsi="宋体"/>
                <w:lang w:eastAsia="zh-CN"/>
              </w:rPr>
              <w:t>买入产品比例，精度为4</w:t>
            </w:r>
          </w:p>
        </w:tc>
      </w:tr>
    </w:tbl>
    <w:p>
      <w:pPr>
        <w:rPr>
          <w:lang w:eastAsia="zh-CN"/>
        </w:rPr>
      </w:pPr>
    </w:p>
    <w:p>
      <w:pPr>
        <w:ind w:left="420"/>
        <w:rPr>
          <w:lang w:eastAsia="zh-CN"/>
        </w:rPr>
      </w:pPr>
      <w:r>
        <w:rPr>
          <w:rFonts w:hint="eastAsia"/>
          <w:lang w:eastAsia="zh-CN"/>
        </w:rPr>
        <w:t xml:space="preserve"> 按钮功能说明：</w:t>
      </w:r>
    </w:p>
    <w:p>
      <w:pPr>
        <w:ind w:left="420"/>
        <w:rPr>
          <w:lang w:eastAsia="zh-CN"/>
        </w:rPr>
      </w:pPr>
      <w:r>
        <w:rPr>
          <w:rFonts w:hint="eastAsia"/>
          <w:lang w:eastAsia="zh-CN"/>
        </w:rPr>
        <w:t>【保存】：点击【保存】按钮后会保存一个产品的基金转换录入信息，该信息包括本次申请的申请单号、卖出产品、买入产品、转换后产品的所占份额。在保存之前首先进行校验，校验如下</w:t>
      </w:r>
    </w:p>
    <w:p>
      <w:pPr>
        <w:pStyle w:val="62"/>
        <w:numPr>
          <w:ilvl w:val="0"/>
          <w:numId w:val="8"/>
        </w:numPr>
        <w:ind w:firstLineChars="0"/>
      </w:pPr>
      <w:r>
        <w:rPr>
          <w:rFonts w:hint="eastAsia"/>
        </w:rPr>
        <w:t>如果没有录入任何信息，则提示【没有数据需要保存】</w:t>
      </w:r>
    </w:p>
    <w:p>
      <w:pPr>
        <w:pStyle w:val="62"/>
        <w:numPr>
          <w:ilvl w:val="0"/>
          <w:numId w:val="8"/>
        </w:numPr>
        <w:ind w:firstLineChars="0"/>
      </w:pPr>
      <w:r>
        <w:rPr>
          <w:rFonts w:hint="eastAsia"/>
        </w:rPr>
        <w:t>如果没有选择【卖出产品】则提示“卖出产品未选择”</w:t>
      </w:r>
    </w:p>
    <w:p>
      <w:pPr>
        <w:pStyle w:val="62"/>
        <w:numPr>
          <w:ilvl w:val="0"/>
          <w:numId w:val="8"/>
        </w:numPr>
        <w:ind w:firstLineChars="0"/>
      </w:pPr>
      <w:r>
        <w:rPr>
          <w:rFonts w:hint="eastAsia"/>
        </w:rPr>
        <w:t>如果【卖出份额】未填写则提示“卖出份额未填写“</w:t>
      </w:r>
    </w:p>
    <w:p>
      <w:pPr>
        <w:pStyle w:val="62"/>
        <w:numPr>
          <w:ilvl w:val="0"/>
          <w:numId w:val="8"/>
        </w:numPr>
        <w:ind w:firstLineChars="0"/>
      </w:pPr>
      <w:r>
        <w:rPr>
          <w:rFonts w:hint="eastAsia"/>
        </w:rPr>
        <w:t>【卖出份额】必须大于0，否则提示“卖出份额填写错误“</w:t>
      </w:r>
    </w:p>
    <w:p>
      <w:pPr>
        <w:pStyle w:val="62"/>
        <w:numPr>
          <w:ilvl w:val="0"/>
          <w:numId w:val="8"/>
        </w:numPr>
        <w:ind w:firstLineChars="0"/>
      </w:pPr>
      <w:r>
        <w:rPr>
          <w:rFonts w:hint="eastAsia"/>
        </w:rPr>
        <w:t>【买入比例】未填写则提示“买入比例未填写”</w:t>
      </w:r>
    </w:p>
    <w:p>
      <w:pPr>
        <w:pStyle w:val="62"/>
        <w:numPr>
          <w:ilvl w:val="0"/>
          <w:numId w:val="8"/>
        </w:numPr>
        <w:ind w:firstLineChars="0"/>
      </w:pPr>
      <w:r>
        <w:rPr>
          <w:rFonts w:hint="eastAsia"/>
        </w:rPr>
        <w:t>【买入比例】必须大于0，小于等于100，否则提示“买入比例填写错误”，若填写的数据小数位大于2两位，则报"**产品的买入比例精度大于4，请修改!"。</w:t>
      </w:r>
    </w:p>
    <w:p>
      <w:pPr>
        <w:pStyle w:val="62"/>
        <w:numPr>
          <w:ilvl w:val="0"/>
          <w:numId w:val="8"/>
        </w:numPr>
        <w:ind w:firstLineChars="0"/>
      </w:pPr>
      <w:r>
        <w:rPr>
          <w:rFonts w:hint="eastAsia"/>
        </w:rPr>
        <w:t>所有【买入比例】之和必须为100，否则提示“买入产品的比例之和不为100，请确认！”</w:t>
      </w:r>
    </w:p>
    <w:p>
      <w:pPr>
        <w:pStyle w:val="62"/>
        <w:numPr>
          <w:ilvl w:val="0"/>
          <w:numId w:val="8"/>
        </w:numPr>
        <w:ind w:firstLineChars="0"/>
      </w:pPr>
      <w:r>
        <w:rPr>
          <w:rFonts w:hint="eastAsia"/>
        </w:rPr>
        <w:t>如果已经存在该产品的基金转换信息，则提示“已经存在该产品的基金转换信息”</w:t>
      </w:r>
    </w:p>
    <w:p>
      <w:pPr>
        <w:pStyle w:val="62"/>
        <w:numPr>
          <w:ilvl w:val="0"/>
          <w:numId w:val="8"/>
        </w:numPr>
        <w:ind w:firstLineChars="0"/>
      </w:pPr>
      <w:r>
        <w:rPr>
          <w:rFonts w:hint="eastAsia"/>
        </w:rPr>
        <w:t>如果该产品为某一转换产品的转换后产品，或某一转换产品为该转换产品的转换后产品则</w:t>
      </w:r>
    </w:p>
    <w:p>
      <w:pPr>
        <w:pStyle w:val="62"/>
        <w:ind w:left="1200" w:firstLine="0" w:firstLineChars="0"/>
      </w:pPr>
      <w:r>
        <w:rPr>
          <w:rFonts w:hint="eastAsia"/>
        </w:rPr>
        <w:t>提示”买入产品与卖入产品存在冲突！”。</w:t>
      </w:r>
    </w:p>
    <w:p>
      <w:pPr>
        <w:rPr>
          <w:lang w:eastAsia="zh-CN"/>
        </w:rPr>
      </w:pPr>
      <w:r>
        <w:rPr>
          <w:rFonts w:hint="eastAsia"/>
          <w:lang w:eastAsia="zh-CN"/>
        </w:rPr>
        <w:t xml:space="preserve">     【通不过】：退回本次基金转换申请 </w:t>
      </w:r>
    </w:p>
    <w:p>
      <w:pPr>
        <w:ind w:left="420" w:leftChars="210" w:firstLine="100" w:firstLineChars="50"/>
        <w:rPr>
          <w:lang w:eastAsia="zh-CN"/>
        </w:rPr>
      </w:pPr>
      <w:r>
        <w:rPr>
          <w:rFonts w:hint="eastAsia"/>
          <w:lang w:eastAsia="zh-CN"/>
        </w:rPr>
        <w:t>【通过】：校验复核录入信息与经办录入信息是否一致。如果一致，则复核通过本次基金转换申请，并且在日终任务中插入一条指令，调用后台处理逻辑。 如果其中一个或多个卖出产品的转换方案不一致，则提示“XX基金的转换方案与经办录入不一致“。</w:t>
      </w:r>
    </w:p>
    <w:p>
      <w:pPr>
        <w:ind w:firstLine="420"/>
        <w:rPr>
          <w:lang w:eastAsia="zh-CN"/>
        </w:rPr>
      </w:pPr>
      <w:r>
        <w:rPr>
          <w:rFonts w:hint="eastAsia"/>
          <w:lang w:eastAsia="zh-CN"/>
        </w:rPr>
        <w:t>【退出】：返回到控制台。</w:t>
      </w:r>
    </w:p>
    <w:p>
      <w:pPr>
        <w:ind w:firstLine="420"/>
        <w:rPr>
          <w:lang w:eastAsia="zh-CN"/>
        </w:rPr>
      </w:pPr>
    </w:p>
    <w:p>
      <w:pPr>
        <w:ind w:left="420"/>
        <w:rPr>
          <w:b/>
          <w:lang w:eastAsia="zh-CN"/>
        </w:rPr>
      </w:pPr>
      <w:r>
        <w:rPr>
          <w:rFonts w:hint="eastAsia"/>
          <w:b/>
          <w:lang w:eastAsia="zh-CN"/>
        </w:rPr>
        <w:t>【固定金额基金转换复核】：</w:t>
      </w:r>
    </w:p>
    <w:p>
      <w:pPr>
        <w:ind w:left="420"/>
        <w:rPr>
          <w:lang w:eastAsia="zh-CN"/>
        </w:rPr>
      </w:pPr>
      <w:r>
        <w:rPr>
          <w:lang w:eastAsia="zh-CN"/>
        </w:rPr>
        <w:object>
          <v:shape id="_x0000_i1044" o:spt="75" type="#_x0000_t75" style="height:250.5pt;width:479.25pt;" o:ole="t" filled="f" o:preferrelative="t" stroked="f" coordsize="21600,21600">
            <v:path/>
            <v:fill on="f" focussize="0,0"/>
            <v:stroke on="f" joinstyle="miter"/>
            <v:imagedata r:id="rId60" o:title=""/>
            <o:lock v:ext="edit" aspectratio="t"/>
            <w10:wrap type="none"/>
            <w10:anchorlock/>
          </v:shape>
          <o:OLEObject Type="Embed" ProgID="Visio.Drawing.11" ShapeID="_x0000_i1044" DrawAspect="Content" ObjectID="_1468075744" r:id="rId59">
            <o:LockedField>false</o:LockedField>
          </o:OLEObject>
        </w:object>
      </w:r>
    </w:p>
    <w:tbl>
      <w:tblPr>
        <w:tblStyle w:val="32"/>
        <w:tblW w:w="9074"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1134"/>
        <w:gridCol w:w="1275"/>
        <w:gridCol w:w="4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235"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字段名称</w:t>
            </w:r>
          </w:p>
        </w:tc>
        <w:tc>
          <w:tcPr>
            <w:tcW w:w="1134"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属性</w:t>
            </w:r>
          </w:p>
        </w:tc>
        <w:tc>
          <w:tcPr>
            <w:tcW w:w="1275"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方式</w:t>
            </w:r>
          </w:p>
        </w:tc>
        <w:tc>
          <w:tcPr>
            <w:tcW w:w="4430"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注释/取值范围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i/>
                <w:lang w:eastAsia="zh-CN"/>
              </w:rPr>
            </w:pPr>
            <w:r>
              <w:rPr>
                <w:rFonts w:hint="eastAsia"/>
                <w:lang w:eastAsia="zh-CN"/>
              </w:rPr>
              <w:t>卖出产品_左侧</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保存后生成</w:t>
            </w:r>
          </w:p>
        </w:tc>
        <w:tc>
          <w:tcPr>
            <w:tcW w:w="4430" w:type="dxa"/>
          </w:tcPr>
          <w:p>
            <w:pPr>
              <w:spacing w:line="360" w:lineRule="auto"/>
              <w:rPr>
                <w:rFonts w:ascii="宋体" w:hAnsi="宋体"/>
                <w:lang w:eastAsia="zh-CN"/>
              </w:rPr>
            </w:pPr>
            <w:r>
              <w:rPr>
                <w:rFonts w:hint="eastAsia" w:ascii="宋体" w:hAnsi="宋体"/>
                <w:lang w:eastAsia="zh-CN"/>
              </w:rPr>
              <w:t>转换前的产品，点击保存后自动生成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i/>
                <w:lang w:eastAsia="zh-CN"/>
              </w:rPr>
            </w:pPr>
            <w:r>
              <w:rPr>
                <w:rFonts w:hint="eastAsia"/>
                <w:lang w:eastAsia="zh-CN"/>
              </w:rPr>
              <w:t>产品转换单号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保存后生成</w:t>
            </w:r>
          </w:p>
        </w:tc>
        <w:tc>
          <w:tcPr>
            <w:tcW w:w="4430" w:type="dxa"/>
          </w:tcPr>
          <w:p>
            <w:pPr>
              <w:spacing w:line="360" w:lineRule="auto"/>
              <w:rPr>
                <w:rFonts w:ascii="宋体" w:hAnsi="宋体"/>
                <w:lang w:eastAsia="zh-CN"/>
              </w:rPr>
            </w:pPr>
            <w:r>
              <w:rPr>
                <w:rFonts w:hint="eastAsia" w:ascii="宋体" w:hAnsi="宋体"/>
                <w:lang w:eastAsia="zh-CN"/>
              </w:rPr>
              <w:t>每次基金转换申请业务对应一个产品转换单号，点击保存按钮后自动生成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i/>
                <w:lang w:eastAsia="zh-CN"/>
              </w:rPr>
            </w:pPr>
            <w:r>
              <w:rPr>
                <w:rFonts w:hint="eastAsia"/>
                <w:lang w:eastAsia="zh-CN"/>
              </w:rPr>
              <w:t>年金计划编号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进行基金转换的年金计划编号，与初始页面中的年金计划编号一致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35" w:type="dxa"/>
          </w:tcPr>
          <w:p>
            <w:pPr>
              <w:spacing w:afterLines="50" w:line="360" w:lineRule="auto"/>
              <w:rPr>
                <w:rFonts w:ascii="宋体" w:hAnsi="宋体"/>
                <w:bCs/>
                <w:i/>
                <w:lang w:eastAsia="zh-CN"/>
              </w:rPr>
            </w:pPr>
            <w:r>
              <w:rPr>
                <w:rFonts w:hint="eastAsia"/>
                <w:lang w:eastAsia="zh-CN"/>
              </w:rPr>
              <w:t>年金计划名称</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进行基金转换的年金计划名称，与初始页面中的年金计划名称一致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计划编号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进行基金转换的计划编号，与初始界面中的计划编号一致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35" w:type="dxa"/>
          </w:tcPr>
          <w:p>
            <w:pPr>
              <w:spacing w:afterLines="50" w:line="360" w:lineRule="auto"/>
              <w:rPr>
                <w:rFonts w:ascii="宋体" w:hAnsi="宋体"/>
                <w:bCs/>
                <w:lang w:eastAsia="zh-CN"/>
              </w:rPr>
            </w:pPr>
            <w:r>
              <w:rPr>
                <w:rFonts w:hint="eastAsia" w:ascii="宋体" w:hAnsi="宋体"/>
                <w:bCs/>
                <w:lang w:eastAsia="zh-CN"/>
              </w:rPr>
              <w:t>计划名称</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进行基金转换的计划名称，与初始界面中的计划名称一致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企业编号</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进行基金转换的企业编号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35" w:type="dxa"/>
          </w:tcPr>
          <w:p>
            <w:pPr>
              <w:spacing w:afterLines="50" w:line="360" w:lineRule="auto"/>
              <w:rPr>
                <w:rFonts w:ascii="宋体" w:hAnsi="宋体"/>
                <w:bCs/>
                <w:lang w:eastAsia="zh-CN"/>
              </w:rPr>
            </w:pPr>
            <w:r>
              <w:rPr>
                <w:rFonts w:hint="eastAsia" w:ascii="宋体" w:hAnsi="宋体"/>
                <w:bCs/>
                <w:lang w:eastAsia="zh-CN"/>
              </w:rPr>
              <w:t>企业名称</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自动带出</w:t>
            </w:r>
          </w:p>
        </w:tc>
        <w:tc>
          <w:tcPr>
            <w:tcW w:w="4430" w:type="dxa"/>
          </w:tcPr>
          <w:p>
            <w:pPr>
              <w:spacing w:line="360" w:lineRule="auto"/>
              <w:rPr>
                <w:rFonts w:ascii="宋体" w:hAnsi="宋体"/>
                <w:lang w:eastAsia="zh-CN"/>
              </w:rPr>
            </w:pPr>
            <w:r>
              <w:rPr>
                <w:rFonts w:hint="eastAsia" w:ascii="宋体" w:hAnsi="宋体"/>
                <w:lang w:eastAsia="zh-CN"/>
              </w:rPr>
              <w:t>进行基金转换的企业名称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卖出产品</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右侧帮助按钮选择</w:t>
            </w:r>
          </w:p>
        </w:tc>
        <w:tc>
          <w:tcPr>
            <w:tcW w:w="4430" w:type="dxa"/>
          </w:tcPr>
          <w:p>
            <w:pPr>
              <w:spacing w:line="360" w:lineRule="auto"/>
              <w:rPr>
                <w:rFonts w:ascii="宋体" w:hAnsi="宋体"/>
                <w:lang w:eastAsia="zh-CN"/>
              </w:rPr>
            </w:pPr>
            <w:r>
              <w:rPr>
                <w:rFonts w:hint="eastAsia" w:ascii="宋体" w:hAnsi="宋体"/>
                <w:lang w:eastAsia="zh-CN"/>
              </w:rPr>
              <w:t>需要做基金转换的产品，该产品不能为Money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35" w:type="dxa"/>
          </w:tcPr>
          <w:p>
            <w:pPr>
              <w:spacing w:afterLines="50" w:line="360" w:lineRule="auto"/>
              <w:rPr>
                <w:rFonts w:ascii="宋体" w:hAnsi="宋体"/>
                <w:bCs/>
                <w:lang w:eastAsia="zh-CN"/>
              </w:rPr>
            </w:pPr>
            <w:r>
              <w:rPr>
                <w:rFonts w:hint="eastAsia" w:ascii="宋体" w:hAnsi="宋体"/>
                <w:bCs/>
                <w:lang w:eastAsia="zh-CN"/>
              </w:rPr>
              <w:t>卖出金额</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手动填写</w:t>
            </w:r>
          </w:p>
        </w:tc>
        <w:tc>
          <w:tcPr>
            <w:tcW w:w="4430" w:type="dxa"/>
          </w:tcPr>
          <w:p>
            <w:pPr>
              <w:spacing w:line="360" w:lineRule="auto"/>
              <w:rPr>
                <w:rFonts w:ascii="宋体" w:hAnsi="宋体"/>
                <w:lang w:eastAsia="zh-CN"/>
              </w:rPr>
            </w:pPr>
            <w:r>
              <w:rPr>
                <w:rFonts w:hint="eastAsia" w:ascii="宋体" w:hAnsi="宋体"/>
                <w:lang w:eastAsia="zh-CN"/>
              </w:rPr>
              <w:t>转换产品的转换份额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spacing w:afterLines="50" w:line="360" w:lineRule="auto"/>
              <w:rPr>
                <w:rFonts w:ascii="宋体" w:hAnsi="宋体"/>
                <w:bCs/>
                <w:lang w:eastAsia="zh-CN"/>
              </w:rPr>
            </w:pPr>
            <w:r>
              <w:rPr>
                <w:rFonts w:hint="eastAsia" w:ascii="宋体" w:hAnsi="宋体"/>
                <w:bCs/>
                <w:lang w:eastAsia="zh-CN"/>
              </w:rPr>
              <w:t>买入产品</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手动选择</w:t>
            </w:r>
          </w:p>
        </w:tc>
        <w:tc>
          <w:tcPr>
            <w:tcW w:w="4430" w:type="dxa"/>
          </w:tcPr>
          <w:p>
            <w:pPr>
              <w:spacing w:line="360" w:lineRule="auto"/>
              <w:rPr>
                <w:rFonts w:ascii="宋体" w:hAnsi="宋体"/>
                <w:lang w:eastAsia="zh-CN"/>
              </w:rPr>
            </w:pPr>
            <w:r>
              <w:rPr>
                <w:rFonts w:hint="eastAsia" w:ascii="宋体" w:hAnsi="宋体"/>
                <w:lang w:eastAsia="zh-CN"/>
              </w:rPr>
              <w:t>转换后的产品，不能与转换产品相同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35" w:type="dxa"/>
          </w:tcPr>
          <w:p>
            <w:pPr>
              <w:spacing w:afterLines="50" w:line="360" w:lineRule="auto"/>
              <w:rPr>
                <w:rFonts w:ascii="宋体" w:hAnsi="宋体"/>
                <w:bCs/>
                <w:lang w:eastAsia="zh-CN"/>
              </w:rPr>
            </w:pPr>
            <w:r>
              <w:rPr>
                <w:rFonts w:hint="eastAsia" w:ascii="宋体" w:hAnsi="宋体"/>
                <w:bCs/>
                <w:lang w:eastAsia="zh-CN"/>
              </w:rPr>
              <w:t>买入比例</w:t>
            </w:r>
          </w:p>
        </w:tc>
        <w:tc>
          <w:tcPr>
            <w:tcW w:w="1134" w:type="dxa"/>
            <w:vAlign w:val="center"/>
          </w:tcPr>
          <w:p>
            <w:pPr>
              <w:spacing w:line="360" w:lineRule="auto"/>
              <w:jc w:val="both"/>
              <w:rPr>
                <w:lang w:eastAsia="zh-CN"/>
              </w:rPr>
            </w:pPr>
            <w:r>
              <w:rPr>
                <w:rFonts w:hint="eastAsia"/>
                <w:lang w:eastAsia="zh-CN"/>
              </w:rPr>
              <w:t>必输</w:t>
            </w:r>
          </w:p>
        </w:tc>
        <w:tc>
          <w:tcPr>
            <w:tcW w:w="1275" w:type="dxa"/>
            <w:vAlign w:val="center"/>
          </w:tcPr>
          <w:p>
            <w:pPr>
              <w:spacing w:line="360" w:lineRule="auto"/>
              <w:jc w:val="both"/>
              <w:rPr>
                <w:lang w:eastAsia="zh-CN"/>
              </w:rPr>
            </w:pPr>
            <w:r>
              <w:rPr>
                <w:rFonts w:hint="eastAsia"/>
                <w:lang w:eastAsia="zh-CN"/>
              </w:rPr>
              <w:t>手动填写</w:t>
            </w:r>
          </w:p>
        </w:tc>
        <w:tc>
          <w:tcPr>
            <w:tcW w:w="4430" w:type="dxa"/>
          </w:tcPr>
          <w:p>
            <w:pPr>
              <w:spacing w:line="360" w:lineRule="auto"/>
              <w:rPr>
                <w:rFonts w:ascii="宋体" w:hAnsi="宋体"/>
                <w:lang w:eastAsia="zh-CN"/>
              </w:rPr>
            </w:pPr>
            <w:r>
              <w:rPr>
                <w:rFonts w:hint="eastAsia" w:ascii="宋体" w:hAnsi="宋体"/>
                <w:lang w:eastAsia="zh-CN"/>
              </w:rPr>
              <w:t>买入产品所占比例，精度为4</w:t>
            </w:r>
          </w:p>
        </w:tc>
      </w:tr>
    </w:tbl>
    <w:p>
      <w:pPr>
        <w:rPr>
          <w:lang w:eastAsia="zh-CN"/>
        </w:rPr>
      </w:pPr>
    </w:p>
    <w:p>
      <w:pPr>
        <w:ind w:left="420"/>
        <w:rPr>
          <w:lang w:eastAsia="zh-CN"/>
        </w:rPr>
      </w:pPr>
      <w:r>
        <w:rPr>
          <w:rFonts w:hint="eastAsia"/>
          <w:lang w:eastAsia="zh-CN"/>
        </w:rPr>
        <w:t>按钮功能说明：</w:t>
      </w:r>
    </w:p>
    <w:p>
      <w:pPr>
        <w:ind w:left="420"/>
        <w:rPr>
          <w:lang w:eastAsia="zh-CN"/>
        </w:rPr>
      </w:pPr>
      <w:r>
        <w:rPr>
          <w:rFonts w:hint="eastAsia"/>
          <w:lang w:eastAsia="zh-CN"/>
        </w:rPr>
        <w:t>【保存】：点击【保存】按钮后会保存一个产品的基金转换录入信息，该信息包括本次申请的申请单号、卖出产品、买入产品、转换后产品的所占份额。在保存之前首先进行校验，校验如下</w:t>
      </w:r>
    </w:p>
    <w:p>
      <w:pPr>
        <w:pStyle w:val="62"/>
        <w:numPr>
          <w:ilvl w:val="0"/>
          <w:numId w:val="9"/>
        </w:numPr>
        <w:ind w:firstLineChars="0"/>
      </w:pPr>
      <w:r>
        <w:rPr>
          <w:rFonts w:hint="eastAsia"/>
        </w:rPr>
        <w:t>如果没有录入任何信息，则提示【没有数据需要保存】</w:t>
      </w:r>
    </w:p>
    <w:p>
      <w:pPr>
        <w:pStyle w:val="62"/>
        <w:numPr>
          <w:ilvl w:val="0"/>
          <w:numId w:val="9"/>
        </w:numPr>
        <w:ind w:firstLineChars="0"/>
      </w:pPr>
      <w:r>
        <w:rPr>
          <w:rFonts w:hint="eastAsia"/>
        </w:rPr>
        <w:t>如果没有选择【卖出产品】则提示“卖出产品未选择”</w:t>
      </w:r>
    </w:p>
    <w:p>
      <w:pPr>
        <w:pStyle w:val="62"/>
        <w:numPr>
          <w:ilvl w:val="0"/>
          <w:numId w:val="9"/>
        </w:numPr>
        <w:ind w:firstLineChars="0"/>
      </w:pPr>
      <w:r>
        <w:rPr>
          <w:rFonts w:hint="eastAsia"/>
        </w:rPr>
        <w:t>如果【卖出金额】未填写则提示“卖出金额未填写”</w:t>
      </w:r>
    </w:p>
    <w:p>
      <w:pPr>
        <w:pStyle w:val="62"/>
        <w:numPr>
          <w:ilvl w:val="0"/>
          <w:numId w:val="9"/>
        </w:numPr>
        <w:ind w:firstLineChars="0"/>
      </w:pPr>
      <w:r>
        <w:rPr>
          <w:rFonts w:hint="eastAsia"/>
        </w:rPr>
        <w:t>【卖出金额】必须大于0，否则提示“卖出金额填写错误”</w:t>
      </w:r>
    </w:p>
    <w:p>
      <w:pPr>
        <w:pStyle w:val="62"/>
        <w:numPr>
          <w:ilvl w:val="0"/>
          <w:numId w:val="9"/>
        </w:numPr>
        <w:ind w:firstLineChars="0"/>
      </w:pPr>
      <w:r>
        <w:rPr>
          <w:rFonts w:hint="eastAsia"/>
        </w:rPr>
        <w:t>【卖出金额】精度不为2，则报“金额必须保留两位小数”</w:t>
      </w:r>
    </w:p>
    <w:p>
      <w:pPr>
        <w:pStyle w:val="62"/>
        <w:numPr>
          <w:ilvl w:val="0"/>
          <w:numId w:val="9"/>
        </w:numPr>
        <w:ind w:firstLineChars="0"/>
      </w:pPr>
      <w:r>
        <w:rPr>
          <w:rFonts w:hint="eastAsia"/>
        </w:rPr>
        <w:t>【买入比例】未填写则提示“买入比例未填写”</w:t>
      </w:r>
    </w:p>
    <w:p>
      <w:pPr>
        <w:pStyle w:val="62"/>
        <w:numPr>
          <w:ilvl w:val="0"/>
          <w:numId w:val="9"/>
        </w:numPr>
        <w:ind w:firstLineChars="0"/>
      </w:pPr>
      <w:r>
        <w:rPr>
          <w:rFonts w:hint="eastAsia"/>
        </w:rPr>
        <w:t>【买入比例】必须大于0，小于等于100，否则提示“买入比例填写错误”，若填写的数据小数位大于2两位，则报"**产品的买入比例精度大于4，请修改!"</w:t>
      </w:r>
    </w:p>
    <w:p>
      <w:pPr>
        <w:pStyle w:val="62"/>
        <w:numPr>
          <w:ilvl w:val="0"/>
          <w:numId w:val="9"/>
        </w:numPr>
        <w:ind w:firstLineChars="0"/>
      </w:pPr>
      <w:r>
        <w:rPr>
          <w:rFonts w:hint="eastAsia"/>
        </w:rPr>
        <w:t>所有【买入比例】之和必须为100，否则提示“买入产品的比例之和不为100，请确认！”</w:t>
      </w:r>
    </w:p>
    <w:p>
      <w:pPr>
        <w:pStyle w:val="62"/>
        <w:numPr>
          <w:ilvl w:val="0"/>
          <w:numId w:val="9"/>
        </w:numPr>
        <w:ind w:firstLineChars="0"/>
      </w:pPr>
      <w:r>
        <w:rPr>
          <w:rFonts w:hint="eastAsia"/>
        </w:rPr>
        <w:t>如果已经存在该产品的基金转换信息，则提示“已经存在该产品的基金转换信息”</w:t>
      </w:r>
    </w:p>
    <w:p>
      <w:pPr>
        <w:pStyle w:val="62"/>
        <w:numPr>
          <w:ilvl w:val="0"/>
          <w:numId w:val="9"/>
        </w:numPr>
        <w:ind w:firstLineChars="0"/>
      </w:pPr>
      <w:r>
        <w:rPr>
          <w:rFonts w:hint="eastAsia"/>
        </w:rPr>
        <w:t>如果该产品为某一转换产品的转换后产品，或某一转换产品为该转换产品的转换后产品则提示”买入产品与卖入产品存在冲突！”。。</w:t>
      </w:r>
    </w:p>
    <w:p>
      <w:pPr>
        <w:rPr>
          <w:lang w:eastAsia="zh-CN"/>
        </w:rPr>
      </w:pPr>
      <w:r>
        <w:rPr>
          <w:rFonts w:hint="eastAsia"/>
          <w:lang w:eastAsia="zh-CN"/>
        </w:rPr>
        <w:t xml:space="preserve">【通不过】：退回本次基金转换申请 </w:t>
      </w:r>
    </w:p>
    <w:p>
      <w:pPr>
        <w:rPr>
          <w:lang w:eastAsia="zh-CN"/>
        </w:rPr>
      </w:pPr>
      <w:r>
        <w:rPr>
          <w:rFonts w:hint="eastAsia"/>
          <w:lang w:eastAsia="zh-CN"/>
        </w:rPr>
        <w:t>【通过】：校验复核录入信息与经办录入信息是否一致。如果一致，则复核通过本次基金转换申请，并且在日终任务中插入一条指令，调用后台处理逻辑。 如果其中一个或多个卖出产品的转换方案不一致，则提示“XX基金的转换方案与经办录入不一致,请修改！“。</w:t>
      </w:r>
    </w:p>
    <w:p>
      <w:pPr>
        <w:rPr>
          <w:lang w:eastAsia="zh-CN"/>
        </w:rPr>
      </w:pPr>
      <w:r>
        <w:rPr>
          <w:rFonts w:hint="eastAsia"/>
          <w:lang w:eastAsia="zh-CN"/>
        </w:rPr>
        <w:t xml:space="preserve"> 【退出】：返回到控制台</w:t>
      </w:r>
    </w:p>
    <w:p>
      <w:pPr>
        <w:pStyle w:val="5"/>
        <w:rPr>
          <w:lang w:eastAsia="zh-CN"/>
        </w:rPr>
      </w:pPr>
      <w:r>
        <w:rPr>
          <w:rFonts w:hint="eastAsia"/>
          <w:lang w:eastAsia="zh-CN"/>
        </w:rPr>
        <w:t>后台处理</w:t>
      </w:r>
      <w:r>
        <w:rPr>
          <w:rFonts w:hint="eastAsia"/>
        </w:rPr>
        <w:t>逻辑</w:t>
      </w:r>
    </w:p>
    <w:p>
      <w:pPr>
        <w:rPr>
          <w:b/>
          <w:sz w:val="21"/>
          <w:szCs w:val="21"/>
          <w:lang w:eastAsia="zh-CN"/>
        </w:rPr>
      </w:pPr>
      <w:r>
        <w:rPr>
          <w:rFonts w:hint="eastAsia"/>
          <w:b/>
          <w:sz w:val="21"/>
          <w:szCs w:val="21"/>
          <w:lang w:eastAsia="zh-CN"/>
        </w:rPr>
        <w:t>注：计算过程中金额保留两位小数，份额保留的小数位数取决于产品的精度，比例保留四位小数。处理方式是将多余的小数位数去掉。</w:t>
      </w:r>
    </w:p>
    <w:p>
      <w:pPr>
        <w:rPr>
          <w:b/>
          <w:sz w:val="21"/>
          <w:szCs w:val="21"/>
          <w:lang w:eastAsia="zh-CN"/>
        </w:rPr>
      </w:pPr>
      <w:r>
        <w:rPr>
          <w:rFonts w:hint="eastAsia"/>
          <w:b/>
          <w:sz w:val="21"/>
          <w:szCs w:val="21"/>
          <w:lang w:eastAsia="zh-CN"/>
        </w:rPr>
        <w:t>计算卖出产品卖出份额、卖出金额逻辑如下</w:t>
      </w:r>
    </w:p>
    <w:p>
      <w:pPr>
        <w:rPr>
          <w:szCs w:val="21"/>
          <w:lang w:eastAsia="zh-CN"/>
        </w:rPr>
      </w:pPr>
      <w:r>
        <w:rPr>
          <w:rFonts w:hint="eastAsia"/>
          <w:szCs w:val="21"/>
          <w:lang w:eastAsia="zh-CN"/>
        </w:rPr>
        <w:t xml:space="preserve">     </w:t>
      </w:r>
      <w:r>
        <w:rPr>
          <w:rFonts w:hint="eastAsia"/>
          <w:b/>
          <w:sz w:val="18"/>
          <w:szCs w:val="18"/>
          <w:lang w:eastAsia="zh-CN"/>
        </w:rPr>
        <w:t>固定比例</w:t>
      </w:r>
      <w:r>
        <w:rPr>
          <w:rFonts w:hint="eastAsia"/>
          <w:szCs w:val="21"/>
          <w:lang w:eastAsia="zh-CN"/>
        </w:rPr>
        <w:t>：</w:t>
      </w:r>
    </w:p>
    <w:p>
      <w:pPr>
        <w:rPr>
          <w:szCs w:val="21"/>
          <w:lang w:eastAsia="zh-CN"/>
        </w:rPr>
      </w:pPr>
      <w:r>
        <w:rPr>
          <w:rFonts w:hint="eastAsia"/>
          <w:szCs w:val="21"/>
          <w:lang w:eastAsia="zh-CN"/>
        </w:rPr>
        <w:tab/>
      </w:r>
      <w:r>
        <w:rPr>
          <w:rFonts w:hint="eastAsia"/>
          <w:szCs w:val="21"/>
          <w:lang w:eastAsia="zh-CN"/>
        </w:rPr>
        <w:tab/>
      </w:r>
      <w:r>
        <w:rPr>
          <w:rFonts w:hint="eastAsia"/>
          <w:szCs w:val="21"/>
          <w:lang w:eastAsia="zh-CN"/>
        </w:rPr>
        <w:t>每个账户卖出份额=每个账户份额*录入卖出比例</w:t>
      </w:r>
    </w:p>
    <w:p>
      <w:pPr>
        <w:rPr>
          <w:szCs w:val="21"/>
          <w:lang w:eastAsia="zh-CN"/>
        </w:rPr>
      </w:pPr>
      <w:r>
        <w:rPr>
          <w:rFonts w:hint="eastAsia"/>
          <w:szCs w:val="21"/>
          <w:lang w:eastAsia="zh-CN"/>
        </w:rPr>
        <w:t xml:space="preserve">        每个账户卖出金额=每个账户卖出份额*卖出产品单位净值</w:t>
      </w:r>
    </w:p>
    <w:p>
      <w:pPr>
        <w:rPr>
          <w:b/>
          <w:sz w:val="18"/>
          <w:szCs w:val="18"/>
          <w:lang w:eastAsia="zh-CN"/>
        </w:rPr>
      </w:pPr>
      <w:r>
        <w:rPr>
          <w:rFonts w:hint="eastAsia"/>
          <w:szCs w:val="21"/>
          <w:lang w:eastAsia="zh-CN"/>
        </w:rPr>
        <w:t xml:space="preserve">     </w:t>
      </w:r>
      <w:r>
        <w:rPr>
          <w:rFonts w:hint="eastAsia"/>
          <w:b/>
          <w:sz w:val="18"/>
          <w:szCs w:val="18"/>
          <w:lang w:eastAsia="zh-CN"/>
        </w:rPr>
        <w:t>固定份额：</w:t>
      </w:r>
    </w:p>
    <w:p>
      <w:pPr>
        <w:rPr>
          <w:szCs w:val="21"/>
          <w:lang w:eastAsia="zh-CN"/>
        </w:rPr>
      </w:pPr>
      <w:r>
        <w:rPr>
          <w:rFonts w:hint="eastAsia"/>
          <w:szCs w:val="21"/>
          <w:lang w:eastAsia="zh-CN"/>
        </w:rPr>
        <w:t xml:space="preserve">         卖出比例=录入卖出份额/(所有账户下卖出产品的总份额)</w:t>
      </w:r>
    </w:p>
    <w:p>
      <w:pPr>
        <w:rPr>
          <w:szCs w:val="21"/>
          <w:lang w:eastAsia="zh-CN"/>
        </w:rPr>
      </w:pPr>
      <w:r>
        <w:rPr>
          <w:rFonts w:hint="eastAsia"/>
          <w:szCs w:val="21"/>
          <w:lang w:eastAsia="zh-CN"/>
        </w:rPr>
        <w:t xml:space="preserve">         每个账户卖出份额=每个账户份额*卖出比例</w:t>
      </w:r>
    </w:p>
    <w:p>
      <w:pPr>
        <w:rPr>
          <w:szCs w:val="21"/>
          <w:lang w:eastAsia="zh-CN"/>
        </w:rPr>
      </w:pPr>
      <w:r>
        <w:rPr>
          <w:rFonts w:hint="eastAsia"/>
          <w:szCs w:val="21"/>
          <w:lang w:eastAsia="zh-CN"/>
        </w:rPr>
        <w:t xml:space="preserve">          尾差份额=录入卖出份额</w:t>
      </w:r>
      <w:r>
        <w:rPr>
          <w:szCs w:val="21"/>
          <w:lang w:eastAsia="zh-CN"/>
        </w:rPr>
        <w:t>—</w:t>
      </w:r>
      <w:r>
        <w:rPr>
          <w:rFonts w:hint="eastAsia"/>
          <w:szCs w:val="21"/>
          <w:lang w:eastAsia="zh-CN"/>
        </w:rPr>
        <w:t>所有账户卖出总分额</w:t>
      </w:r>
    </w:p>
    <w:p>
      <w:pPr>
        <w:rPr>
          <w:szCs w:val="21"/>
          <w:lang w:eastAsia="zh-CN"/>
        </w:rPr>
      </w:pPr>
      <w:r>
        <w:rPr>
          <w:rFonts w:hint="eastAsia"/>
          <w:szCs w:val="21"/>
          <w:lang w:eastAsia="zh-CN"/>
        </w:rPr>
        <w:t xml:space="preserve">          将尾差份额依次分配到企业账户的卖出份额上，如果企业账户份额不够，则将分配之后剩余的尾差份额依次分配到个人账户卖出份额上。</w:t>
      </w:r>
    </w:p>
    <w:p>
      <w:pPr>
        <w:rPr>
          <w:szCs w:val="21"/>
          <w:lang w:eastAsia="zh-CN"/>
        </w:rPr>
      </w:pPr>
      <w:r>
        <w:rPr>
          <w:rFonts w:hint="eastAsia"/>
          <w:szCs w:val="21"/>
          <w:lang w:eastAsia="zh-CN"/>
        </w:rPr>
        <w:t xml:space="preserve">          每个账户的卖出金额=每个账户的卖出份额*卖出产品的单位净值</w:t>
      </w:r>
    </w:p>
    <w:p>
      <w:pPr>
        <w:rPr>
          <w:szCs w:val="21"/>
          <w:lang w:eastAsia="zh-CN"/>
        </w:rPr>
      </w:pPr>
      <w:r>
        <w:rPr>
          <w:rFonts w:hint="eastAsia"/>
          <w:szCs w:val="21"/>
          <w:lang w:eastAsia="zh-CN"/>
        </w:rPr>
        <w:t xml:space="preserve">      </w:t>
      </w:r>
      <w:r>
        <w:rPr>
          <w:rFonts w:hint="eastAsia"/>
          <w:b/>
          <w:szCs w:val="21"/>
          <w:lang w:eastAsia="zh-CN"/>
        </w:rPr>
        <w:t>固定金额</w:t>
      </w:r>
      <w:r>
        <w:rPr>
          <w:rFonts w:hint="eastAsia"/>
          <w:szCs w:val="21"/>
          <w:lang w:eastAsia="zh-CN"/>
        </w:rPr>
        <w:t>：</w:t>
      </w:r>
    </w:p>
    <w:p>
      <w:pPr>
        <w:rPr>
          <w:szCs w:val="21"/>
          <w:lang w:eastAsia="zh-CN"/>
        </w:rPr>
      </w:pPr>
      <w:r>
        <w:rPr>
          <w:rFonts w:hint="eastAsia"/>
          <w:szCs w:val="21"/>
          <w:lang w:eastAsia="zh-CN"/>
        </w:rPr>
        <w:t xml:space="preserve">          所有账户卖出产品总金额=每个账户卖出产品的份额*卖出产品单位净值</w:t>
      </w:r>
    </w:p>
    <w:p>
      <w:pPr>
        <w:ind w:firstLine="1000" w:firstLineChars="500"/>
        <w:rPr>
          <w:szCs w:val="21"/>
          <w:lang w:eastAsia="zh-CN"/>
        </w:rPr>
      </w:pPr>
      <w:r>
        <w:rPr>
          <w:rFonts w:hint="eastAsia"/>
          <w:szCs w:val="21"/>
          <w:lang w:eastAsia="zh-CN"/>
        </w:rPr>
        <w:t>卖出比例=页面录入金额/所有账户卖出产品的总金额</w:t>
      </w:r>
    </w:p>
    <w:p>
      <w:pPr>
        <w:ind w:firstLine="1000" w:firstLineChars="500"/>
        <w:rPr>
          <w:szCs w:val="21"/>
          <w:lang w:eastAsia="zh-CN"/>
        </w:rPr>
      </w:pPr>
      <w:r>
        <w:rPr>
          <w:rFonts w:hint="eastAsia"/>
          <w:szCs w:val="21"/>
          <w:lang w:eastAsia="zh-CN"/>
        </w:rPr>
        <w:t>每个账户的卖出金额=录入卖出金额*卖出比例</w:t>
      </w:r>
    </w:p>
    <w:p>
      <w:pPr>
        <w:ind w:firstLine="1000" w:firstLineChars="500"/>
        <w:rPr>
          <w:szCs w:val="21"/>
          <w:lang w:eastAsia="zh-CN"/>
        </w:rPr>
      </w:pPr>
      <w:r>
        <w:rPr>
          <w:rFonts w:hint="eastAsia"/>
          <w:szCs w:val="21"/>
          <w:lang w:eastAsia="zh-CN"/>
        </w:rPr>
        <w:t>尾差金额=页面录入金额</w:t>
      </w:r>
      <w:r>
        <w:rPr>
          <w:szCs w:val="21"/>
          <w:lang w:eastAsia="zh-CN"/>
        </w:rPr>
        <w:t>—</w:t>
      </w:r>
      <w:r>
        <w:rPr>
          <w:rFonts w:hint="eastAsia"/>
          <w:szCs w:val="21"/>
          <w:lang w:eastAsia="zh-CN"/>
        </w:rPr>
        <w:t>所有账户卖出总金额</w:t>
      </w:r>
    </w:p>
    <w:p>
      <w:pPr>
        <w:ind w:firstLine="1000" w:firstLineChars="500"/>
        <w:rPr>
          <w:szCs w:val="21"/>
          <w:lang w:eastAsia="zh-CN"/>
        </w:rPr>
      </w:pPr>
      <w:r>
        <w:rPr>
          <w:rFonts w:hint="eastAsia"/>
          <w:szCs w:val="21"/>
          <w:lang w:eastAsia="zh-CN"/>
        </w:rPr>
        <w:t>将尾差金额依次分配到企业账户卖出金额上，如果企业账户金额不够，则将分配之后剩余尾差金额依次分配到个人账户卖出金额上。</w:t>
      </w:r>
    </w:p>
    <w:p>
      <w:pPr>
        <w:ind w:firstLine="1000" w:firstLineChars="500"/>
        <w:rPr>
          <w:szCs w:val="21"/>
          <w:lang w:eastAsia="zh-CN"/>
        </w:rPr>
      </w:pPr>
      <w:r>
        <w:rPr>
          <w:rFonts w:hint="eastAsia"/>
          <w:szCs w:val="21"/>
          <w:lang w:eastAsia="zh-CN"/>
        </w:rPr>
        <w:t>每个账户的卖出分额=每个账户的卖出金额/卖出产品的单位净值</w:t>
      </w:r>
    </w:p>
    <w:p>
      <w:pPr>
        <w:rPr>
          <w:b/>
          <w:sz w:val="21"/>
          <w:szCs w:val="21"/>
          <w:lang w:eastAsia="zh-CN"/>
        </w:rPr>
      </w:pPr>
      <w:r>
        <w:rPr>
          <w:rFonts w:hint="eastAsia"/>
          <w:b/>
          <w:sz w:val="21"/>
          <w:szCs w:val="21"/>
          <w:lang w:eastAsia="zh-CN"/>
        </w:rPr>
        <w:t>计算每个账户的买入金额、买入份额计算如下</w:t>
      </w:r>
    </w:p>
    <w:p>
      <w:pPr>
        <w:rPr>
          <w:szCs w:val="21"/>
          <w:lang w:eastAsia="zh-CN"/>
        </w:rPr>
      </w:pPr>
      <w:r>
        <w:rPr>
          <w:rFonts w:hint="eastAsia"/>
          <w:szCs w:val="21"/>
          <w:lang w:eastAsia="zh-CN"/>
        </w:rPr>
        <w:t xml:space="preserve">          每个账户的每个产品买入金额=每个账户卖出金额*买入比例</w:t>
      </w:r>
    </w:p>
    <w:p>
      <w:pPr>
        <w:rPr>
          <w:szCs w:val="21"/>
          <w:lang w:eastAsia="zh-CN"/>
        </w:rPr>
      </w:pPr>
      <w:r>
        <w:rPr>
          <w:rFonts w:hint="eastAsia"/>
          <w:szCs w:val="21"/>
          <w:lang w:eastAsia="zh-CN"/>
        </w:rPr>
        <w:t xml:space="preserve">          每个账户尾差金额=每个账户的卖出金额</w:t>
      </w:r>
      <w:r>
        <w:rPr>
          <w:szCs w:val="21"/>
          <w:lang w:eastAsia="zh-CN"/>
        </w:rPr>
        <w:t>—</w:t>
      </w:r>
      <w:r>
        <w:rPr>
          <w:rFonts w:hint="eastAsia"/>
          <w:szCs w:val="21"/>
          <w:lang w:eastAsia="zh-CN"/>
        </w:rPr>
        <w:t>每个账户下所有产品买入总金额</w:t>
      </w:r>
    </w:p>
    <w:p>
      <w:pPr>
        <w:rPr>
          <w:szCs w:val="21"/>
          <w:lang w:eastAsia="zh-CN"/>
        </w:rPr>
      </w:pPr>
      <w:r>
        <w:rPr>
          <w:rFonts w:hint="eastAsia"/>
          <w:szCs w:val="21"/>
          <w:lang w:eastAsia="zh-CN"/>
        </w:rPr>
        <w:t xml:space="preserve">          每个账户的尾差金额分配到该账户下最后一个买入产品上。</w:t>
      </w:r>
    </w:p>
    <w:p>
      <w:pPr>
        <w:rPr>
          <w:lang w:eastAsia="zh-CN"/>
        </w:rPr>
      </w:pPr>
      <w:r>
        <w:rPr>
          <w:rFonts w:hint="eastAsia"/>
          <w:szCs w:val="21"/>
          <w:lang w:eastAsia="zh-CN"/>
        </w:rPr>
        <w:t xml:space="preserve">          每个账户的买入份额=每个账户的买入金额/买入产品的单位净值</w:t>
      </w:r>
    </w:p>
    <w:p>
      <w:pPr>
        <w:rPr>
          <w:lang w:eastAsia="zh-CN"/>
        </w:rPr>
      </w:pPr>
    </w:p>
    <w:p>
      <w:pPr>
        <w:pStyle w:val="6"/>
        <w:rPr>
          <w:b/>
        </w:rPr>
      </w:pPr>
      <w:r>
        <w:rPr>
          <w:rFonts w:hint="eastAsia"/>
          <w:b/>
        </w:rPr>
        <w:t>功能流程</w:t>
      </w:r>
    </w:p>
    <w:p>
      <w:pPr>
        <w:pStyle w:val="6"/>
        <w:rPr>
          <w:b/>
        </w:rPr>
      </w:pPr>
      <w:r>
        <w:rPr>
          <w:rFonts w:hint="eastAsia"/>
          <w:b/>
        </w:rPr>
        <w:t>功能流程描述</w:t>
      </w:r>
    </w:p>
    <w:p>
      <w:pPr>
        <w:pStyle w:val="5"/>
        <w:rPr>
          <w:color w:val="000000"/>
          <w:lang w:eastAsia="zh-CN"/>
        </w:rPr>
      </w:pPr>
      <w:r>
        <w:rPr>
          <w:rFonts w:hint="eastAsia"/>
          <w:color w:val="000000"/>
          <w:lang w:eastAsia="zh-CN"/>
        </w:rPr>
        <w:t>输入输出文件格式及模板</w:t>
      </w:r>
    </w:p>
    <w:p>
      <w:pPr>
        <w:pStyle w:val="5"/>
        <w:rPr>
          <w:lang w:eastAsia="zh-CN"/>
        </w:rPr>
      </w:pPr>
      <w:r>
        <w:rPr>
          <w:rFonts w:hint="eastAsia"/>
        </w:rPr>
        <w:t>其它特殊处理和控制</w:t>
      </w:r>
    </w:p>
    <w:p>
      <w:pPr>
        <w:rPr>
          <w:lang w:eastAsia="zh-CN"/>
        </w:rPr>
      </w:pPr>
    </w:p>
    <w:p>
      <w:pPr>
        <w:pStyle w:val="3"/>
        <w:ind w:left="578" w:hanging="578"/>
      </w:pPr>
      <w:bookmarkStart w:id="157" w:name="_Toc407003746"/>
      <w:bookmarkStart w:id="158" w:name="_Toc409427531"/>
      <w:r>
        <w:rPr>
          <w:rFonts w:hint="eastAsia"/>
        </w:rPr>
        <w:t>份额抵缴费功能</w:t>
      </w:r>
      <w:bookmarkEnd w:id="157"/>
      <w:bookmarkEnd w:id="158"/>
    </w:p>
    <w:p>
      <w:pPr>
        <w:pStyle w:val="4"/>
        <w:ind w:left="720"/>
      </w:pPr>
      <w:bookmarkStart w:id="159" w:name="_Toc409427532"/>
      <w:bookmarkStart w:id="160" w:name="_Toc407003747"/>
      <w:r>
        <w:rPr>
          <w:rFonts w:hint="eastAsia"/>
        </w:rPr>
        <w:t>原始需求</w:t>
      </w:r>
      <w:bookmarkEnd w:id="159"/>
      <w:bookmarkEnd w:id="160"/>
    </w:p>
    <w:p>
      <w:pPr>
        <w:pStyle w:val="5"/>
      </w:pPr>
      <w:bookmarkStart w:id="161" w:name="_Toc407003748"/>
      <w:r>
        <w:rPr>
          <w:rFonts w:hint="eastAsia"/>
          <w:lang w:eastAsia="zh-CN"/>
        </w:rPr>
        <w:t>需求描述</w:t>
      </w:r>
      <w:bookmarkEnd w:id="161"/>
    </w:p>
    <w:p>
      <w:pPr>
        <w:spacing w:line="360" w:lineRule="auto"/>
        <w:ind w:firstLine="420"/>
        <w:rPr>
          <w:color w:val="000000"/>
          <w:szCs w:val="21"/>
          <w:lang w:eastAsia="zh-CN"/>
        </w:rPr>
      </w:pPr>
      <w:r>
        <w:rPr>
          <w:rFonts w:hint="eastAsia"/>
          <w:color w:val="000000"/>
          <w:szCs w:val="21"/>
          <w:lang w:eastAsia="zh-CN"/>
        </w:rPr>
        <w:t>多投资组合份额抵缴费，目前系统逻辑是按抵扣的公共账户各组合的资产占比进行赎回，再按照该计划投资规则设定的各组合投资比例进行申购的。这样的逻辑将导致赎回的份额与申购的份额不一致，且有较大的差额，与份额抵缴费要达到的目的不一致，需修改完善该部分系统处理逻辑。</w:t>
      </w:r>
    </w:p>
    <w:p>
      <w:pPr>
        <w:pStyle w:val="5"/>
      </w:pPr>
      <w:bookmarkStart w:id="162" w:name="_Toc407003749"/>
      <w:bookmarkStart w:id="163" w:name="_Toc254708413"/>
      <w:r>
        <w:rPr>
          <w:rFonts w:hint="eastAsia"/>
          <w:lang w:eastAsia="zh-CN"/>
        </w:rPr>
        <w:t>需求变更</w:t>
      </w:r>
      <w:r>
        <w:rPr>
          <w:rFonts w:hint="eastAsia"/>
        </w:rPr>
        <w:t>记录</w:t>
      </w:r>
      <w:bookmarkEnd w:id="162"/>
    </w:p>
    <w:p>
      <w:pPr>
        <w:ind w:left="420"/>
        <w:rPr>
          <w:lang w:eastAsia="zh-CN"/>
        </w:rPr>
      </w:pPr>
      <w:r>
        <w:rPr>
          <w:rFonts w:hint="eastAsia"/>
          <w:color w:val="000000"/>
          <w:lang w:eastAsia="zh-CN"/>
        </w:rPr>
        <w:t>【说明】：</w:t>
      </w:r>
      <w:r>
        <w:rPr>
          <w:rFonts w:hint="eastAsia"/>
          <w:lang w:eastAsia="zh-CN"/>
        </w:rPr>
        <w:t>记录与客户交流的需求变更情况、时间、提出人员等内容。</w:t>
      </w:r>
    </w:p>
    <w:p>
      <w:pPr>
        <w:pStyle w:val="5"/>
      </w:pPr>
      <w:bookmarkStart w:id="164" w:name="_Toc407003750"/>
      <w:r>
        <w:rPr>
          <w:rFonts w:hint="eastAsia"/>
          <w:lang w:eastAsia="zh-CN"/>
        </w:rPr>
        <w:t>功能点概要</w:t>
      </w:r>
      <w:bookmarkEnd w:id="164"/>
    </w:p>
    <w:p>
      <w:pPr>
        <w:spacing w:line="360" w:lineRule="auto"/>
        <w:ind w:firstLine="420"/>
        <w:rPr>
          <w:rFonts w:ascii="宋体"/>
          <w:lang w:eastAsia="zh-CN"/>
        </w:rPr>
      </w:pPr>
      <w:r>
        <w:rPr>
          <w:rFonts w:hint="eastAsia" w:ascii="宋体"/>
          <w:lang w:eastAsia="zh-CN"/>
        </w:rPr>
        <w:t>依照原始需求,进行细化需求，并分以下3个功能点来进行说明:</w:t>
      </w:r>
    </w:p>
    <w:p>
      <w:pPr>
        <w:spacing w:line="360" w:lineRule="auto"/>
        <w:ind w:firstLine="420"/>
        <w:rPr>
          <w:rFonts w:ascii="宋体"/>
          <w:lang w:eastAsia="zh-CN"/>
        </w:rPr>
      </w:pPr>
      <w:r>
        <w:rPr>
          <w:rFonts w:hint="eastAsia" w:ascii="宋体"/>
          <w:lang w:eastAsia="zh-CN"/>
        </w:rPr>
        <w:t>功能点1：</w:t>
      </w:r>
      <w:r>
        <w:rPr>
          <w:rFonts w:hint="eastAsia"/>
          <w:lang w:eastAsia="zh-CN"/>
        </w:rPr>
        <w:t>份额抵缴费_</w:t>
      </w:r>
      <w:r>
        <w:rPr>
          <w:rFonts w:hint="eastAsia" w:ascii="宋体"/>
          <w:lang w:eastAsia="zh-CN"/>
        </w:rPr>
        <w:t>经办。份额抵缴费到账录入，生成记账单。</w:t>
      </w:r>
    </w:p>
    <w:p>
      <w:pPr>
        <w:spacing w:line="360" w:lineRule="auto"/>
        <w:ind w:firstLine="420"/>
        <w:rPr>
          <w:rFonts w:ascii="宋体"/>
          <w:lang w:eastAsia="zh-CN"/>
        </w:rPr>
      </w:pPr>
      <w:r>
        <w:rPr>
          <w:rFonts w:hint="eastAsia" w:ascii="宋体"/>
          <w:lang w:eastAsia="zh-CN"/>
        </w:rPr>
        <w:t>功能点2：</w:t>
      </w:r>
      <w:r>
        <w:rPr>
          <w:rFonts w:hint="eastAsia"/>
          <w:lang w:eastAsia="zh-CN"/>
        </w:rPr>
        <w:t>份额抵缴费_</w:t>
      </w:r>
      <w:r>
        <w:rPr>
          <w:rFonts w:hint="eastAsia" w:ascii="宋体"/>
          <w:lang w:eastAsia="zh-CN"/>
        </w:rPr>
        <w:t>复核。份额抵缴费到账录入复核,更新记账单，插入队列任务。</w:t>
      </w:r>
    </w:p>
    <w:p>
      <w:pPr>
        <w:spacing w:line="360" w:lineRule="auto"/>
        <w:ind w:firstLine="420"/>
        <w:rPr>
          <w:lang w:eastAsia="zh-CN"/>
        </w:rPr>
      </w:pPr>
      <w:r>
        <w:rPr>
          <w:rFonts w:hint="eastAsia" w:ascii="宋体"/>
          <w:lang w:eastAsia="zh-CN"/>
        </w:rPr>
        <w:t>功能点3：</w:t>
      </w:r>
      <w:r>
        <w:rPr>
          <w:rFonts w:hint="eastAsia"/>
          <w:lang w:eastAsia="zh-CN"/>
        </w:rPr>
        <w:t>份额抵缴费_</w:t>
      </w:r>
      <w:r>
        <w:rPr>
          <w:rFonts w:hint="eastAsia" w:ascii="宋体"/>
          <w:lang w:eastAsia="zh-CN"/>
        </w:rPr>
        <w:t>任务队列执行。执行队列任务，到账记账及报表。</w:t>
      </w:r>
    </w:p>
    <w:p>
      <w:pPr>
        <w:pStyle w:val="4"/>
        <w:ind w:left="720"/>
      </w:pPr>
      <w:bookmarkStart w:id="165" w:name="_Toc409427533"/>
      <w:bookmarkStart w:id="166" w:name="_Toc407003751"/>
      <w:r>
        <w:rPr>
          <w:rFonts w:hint="eastAsia"/>
        </w:rPr>
        <w:t>功能点</w:t>
      </w:r>
      <w:r>
        <w:t>1</w:t>
      </w:r>
      <w:r>
        <w:rPr>
          <w:rFonts w:hint="eastAsia"/>
        </w:rPr>
        <w:t>：</w:t>
      </w:r>
      <w:bookmarkEnd w:id="163"/>
      <w:r>
        <w:rPr>
          <w:rFonts w:hint="eastAsia"/>
        </w:rPr>
        <w:t>份额抵缴费_经办</w:t>
      </w:r>
      <w:bookmarkEnd w:id="165"/>
      <w:bookmarkEnd w:id="166"/>
    </w:p>
    <w:p>
      <w:pPr>
        <w:pStyle w:val="5"/>
      </w:pPr>
      <w:bookmarkStart w:id="167" w:name="_Toc254708414"/>
      <w:bookmarkStart w:id="168" w:name="_Toc407003752"/>
      <w:r>
        <w:rPr>
          <w:rFonts w:hint="eastAsia"/>
        </w:rPr>
        <w:t>功能说明</w:t>
      </w:r>
      <w:bookmarkEnd w:id="167"/>
      <w:bookmarkEnd w:id="168"/>
    </w:p>
    <w:p>
      <w:pPr>
        <w:ind w:firstLine="426" w:firstLineChars="213"/>
        <w:rPr>
          <w:lang w:eastAsia="zh-CN"/>
        </w:rPr>
      </w:pPr>
      <w:r>
        <w:rPr>
          <w:rFonts w:hint="eastAsia"/>
          <w:lang w:eastAsia="zh-CN"/>
        </w:rPr>
        <w:t>本功能实现份额抵缴费到账申请录入;可按资产占比或投资占比抵扣。</w:t>
      </w:r>
    </w:p>
    <w:p>
      <w:pPr>
        <w:ind w:firstLine="426" w:firstLineChars="213"/>
        <w:rPr>
          <w:lang w:eastAsia="zh-CN"/>
        </w:rPr>
      </w:pPr>
      <w:r>
        <w:rPr>
          <w:rFonts w:hint="eastAsia"/>
          <w:lang w:eastAsia="zh-CN"/>
        </w:rPr>
        <w:t>本功能需满足当前业务日期是处理日，且所有投资产品的单位净值已维护；需抵扣的是个人缴费；抵扣方式选“投资占比”时，根据企业投资比例先预算每个产品份额都足够抵扣；满足以上，允许申请保存。</w:t>
      </w:r>
    </w:p>
    <w:p>
      <w:pPr>
        <w:ind w:firstLine="426" w:firstLineChars="213"/>
        <w:rPr>
          <w:lang w:eastAsia="zh-CN"/>
        </w:rPr>
      </w:pPr>
      <w:r>
        <w:rPr>
          <w:rFonts w:hint="eastAsia"/>
          <w:lang w:eastAsia="zh-CN"/>
        </w:rPr>
        <w:t>本功能对未到账或未足额到账的缴费通知单，可申请份额抵缴费到账录入申请，生成缴费记账单号。</w:t>
      </w:r>
    </w:p>
    <w:p>
      <w:pPr>
        <w:ind w:firstLine="426" w:firstLineChars="213"/>
        <w:rPr>
          <w:lang w:eastAsia="zh-CN"/>
        </w:rPr>
      </w:pPr>
      <w:r>
        <w:rPr>
          <w:rFonts w:hint="eastAsia"/>
          <w:lang w:eastAsia="zh-CN"/>
        </w:rPr>
        <w:t>在缴费记账单申请提交后：</w:t>
      </w:r>
    </w:p>
    <w:p>
      <w:pPr>
        <w:ind w:firstLine="850" w:firstLineChars="425"/>
        <w:rPr>
          <w:lang w:eastAsia="zh-CN"/>
        </w:rPr>
      </w:pPr>
      <w:r>
        <w:rPr>
          <w:rFonts w:hint="eastAsia"/>
          <w:lang w:eastAsia="zh-CN"/>
        </w:rPr>
        <w:t>插入队列任务，业务状态为“已提交”，待复核，任务状态为“未提交”。</w:t>
      </w:r>
    </w:p>
    <w:p>
      <w:pPr>
        <w:ind w:firstLine="850" w:firstLineChars="425"/>
        <w:rPr>
          <w:lang w:eastAsia="zh-CN"/>
        </w:rPr>
      </w:pPr>
      <w:r>
        <w:rPr>
          <w:rFonts w:hint="eastAsia"/>
          <w:lang w:eastAsia="zh-CN"/>
        </w:rPr>
        <w:t>插入缴费到账，业务状态为1(已提交)，待复核。</w:t>
      </w:r>
    </w:p>
    <w:p>
      <w:pPr>
        <w:pStyle w:val="5"/>
      </w:pPr>
      <w:bookmarkStart w:id="169" w:name="_Toc254708415"/>
      <w:bookmarkStart w:id="170" w:name="_Toc407003753"/>
      <w:r>
        <w:rPr>
          <w:rFonts w:hint="eastAsia"/>
        </w:rPr>
        <w:t>用户范围</w:t>
      </w:r>
      <w:bookmarkEnd w:id="169"/>
      <w:r>
        <w:rPr>
          <w:rFonts w:hint="eastAsia"/>
        </w:rPr>
        <w:t>及权限</w:t>
      </w:r>
      <w:bookmarkEnd w:id="170"/>
    </w:p>
    <w:p>
      <w:pPr>
        <w:ind w:firstLine="426" w:firstLineChars="213"/>
        <w:rPr>
          <w:color w:val="FF0000"/>
          <w:lang w:eastAsia="zh-CN"/>
        </w:rPr>
      </w:pPr>
      <w:r>
        <w:rPr>
          <w:rFonts w:hint="eastAsia"/>
          <w:lang w:eastAsia="zh-CN"/>
        </w:rPr>
        <w:t>本功能不进行权限控制，由9999权限分配给特定人执行。</w:t>
      </w:r>
    </w:p>
    <w:p>
      <w:pPr>
        <w:pStyle w:val="5"/>
      </w:pPr>
      <w:bookmarkStart w:id="171" w:name="_Toc254708417"/>
      <w:bookmarkStart w:id="172" w:name="_Toc407003754"/>
      <w:r>
        <w:rPr>
          <w:rFonts w:hint="eastAsia"/>
        </w:rPr>
        <w:t>功能界面</w:t>
      </w:r>
      <w:bookmarkEnd w:id="171"/>
      <w:r>
        <w:rPr>
          <w:rFonts w:hint="eastAsia"/>
        </w:rPr>
        <w:t>（可选）</w:t>
      </w:r>
      <w:bookmarkEnd w:id="172"/>
    </w:p>
    <w:p>
      <w:pPr>
        <w:pStyle w:val="6"/>
      </w:pPr>
      <w:bookmarkStart w:id="173" w:name="_Toc407003755"/>
      <w:r>
        <w:rPr>
          <w:rFonts w:hint="eastAsia"/>
        </w:rPr>
        <w:t>功能菜单</w:t>
      </w:r>
      <w:bookmarkEnd w:id="173"/>
    </w:p>
    <w:p>
      <w:pPr>
        <w:ind w:firstLine="700" w:firstLineChars="350"/>
        <w:rPr>
          <w:color w:val="000000"/>
          <w:lang w:eastAsia="zh-CN"/>
        </w:rPr>
      </w:pPr>
      <w:r>
        <w:rPr>
          <w:rFonts w:hint="eastAsia"/>
          <w:color w:val="000000"/>
          <w:lang w:eastAsia="zh-CN"/>
        </w:rPr>
        <w:t>菜单位置：</w:t>
      </w:r>
    </w:p>
    <w:p>
      <w:pPr>
        <w:ind w:firstLine="1300" w:firstLineChars="650"/>
        <w:rPr>
          <w:color w:val="000000"/>
          <w:lang w:eastAsia="zh-CN"/>
        </w:rPr>
      </w:pPr>
      <w:r>
        <w:rPr>
          <w:rFonts w:hint="eastAsia"/>
          <w:color w:val="000000"/>
          <w:lang w:eastAsia="zh-CN"/>
        </w:rPr>
        <w:t>业务管理 =&gt; 缴费业务 =&gt; 缴费核对=&gt; 份额抵扣缴费到账录入</w:t>
      </w:r>
    </w:p>
    <w:p>
      <w:pPr>
        <w:pStyle w:val="6"/>
      </w:pPr>
      <w:bookmarkStart w:id="174" w:name="_Toc407003756"/>
      <w:r>
        <w:rPr>
          <w:rFonts w:hint="eastAsia"/>
        </w:rPr>
        <w:t>经办初始页面</w:t>
      </w:r>
      <w:bookmarkEnd w:id="174"/>
    </w:p>
    <w:p>
      <w:pPr>
        <w:rPr>
          <w:lang w:eastAsia="zh-CN"/>
        </w:rPr>
      </w:pPr>
      <w:r>
        <w:rPr>
          <w:rFonts w:hint="eastAsia"/>
          <w:lang w:eastAsia="zh-CN"/>
        </w:rPr>
        <w:t xml:space="preserve">     </w:t>
      </w:r>
      <w:r>
        <w:rPr>
          <w:lang w:eastAsia="zh-CN"/>
        </w:rPr>
        <w:drawing>
          <wp:inline distT="0" distB="0" distL="0" distR="0">
            <wp:extent cx="5162550" cy="2752725"/>
            <wp:effectExtent l="0" t="0" r="0" b="9525"/>
            <wp:docPr id="20" name="图片 7" descr="说明: D:\MyFiles\三期开发\份额抵缴费\份额抵缴费到账录入—初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descr="说明: D:\MyFiles\三期开发\份额抵缴费\份额抵缴费到账录入—初始.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162550" cy="2752725"/>
                    </a:xfrm>
                    <a:prstGeom prst="rect">
                      <a:avLst/>
                    </a:prstGeom>
                    <a:noFill/>
                    <a:ln>
                      <a:noFill/>
                    </a:ln>
                  </pic:spPr>
                </pic:pic>
              </a:graphicData>
            </a:graphic>
          </wp:inline>
        </w:drawing>
      </w:r>
    </w:p>
    <w:p>
      <w:pPr>
        <w:ind w:left="420"/>
        <w:rPr>
          <w:b/>
          <w:lang w:eastAsia="zh-CN"/>
        </w:rPr>
      </w:pPr>
      <w:r>
        <w:rPr>
          <w:rFonts w:hint="eastAsia"/>
          <w:b/>
          <w:lang w:eastAsia="zh-CN"/>
        </w:rPr>
        <w:t>输入验证：</w:t>
      </w:r>
    </w:p>
    <w:tbl>
      <w:tblPr>
        <w:tblStyle w:val="32"/>
        <w:tblW w:w="8978"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1"/>
        <w:gridCol w:w="909"/>
        <w:gridCol w:w="909"/>
        <w:gridCol w:w="56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1551"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字段名称</w:t>
            </w:r>
          </w:p>
        </w:tc>
        <w:tc>
          <w:tcPr>
            <w:tcW w:w="909"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属性</w:t>
            </w:r>
          </w:p>
        </w:tc>
        <w:tc>
          <w:tcPr>
            <w:tcW w:w="909"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方式</w:t>
            </w:r>
          </w:p>
        </w:tc>
        <w:tc>
          <w:tcPr>
            <w:tcW w:w="5609"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注释/取值范围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4" w:hRule="atLeast"/>
        </w:trPr>
        <w:tc>
          <w:tcPr>
            <w:tcW w:w="1551" w:type="dxa"/>
          </w:tcPr>
          <w:p>
            <w:pPr>
              <w:spacing w:afterLines="50"/>
              <w:rPr>
                <w:rFonts w:ascii="宋体" w:hAnsi="宋体"/>
                <w:bCs/>
                <w:i/>
                <w:lang w:eastAsia="zh-CN"/>
              </w:rPr>
            </w:pPr>
            <w:r>
              <w:rPr>
                <w:rFonts w:hint="eastAsia"/>
                <w:lang w:eastAsia="zh-CN"/>
              </w:rPr>
              <w:t>年金计划编号</w:t>
            </w:r>
          </w:p>
        </w:tc>
        <w:tc>
          <w:tcPr>
            <w:tcW w:w="909" w:type="dxa"/>
            <w:vAlign w:val="center"/>
          </w:tcPr>
          <w:p>
            <w:pPr>
              <w:spacing w:after="0"/>
              <w:jc w:val="both"/>
              <w:rPr>
                <w:lang w:eastAsia="zh-CN"/>
              </w:rPr>
            </w:pPr>
            <w:r>
              <w:rPr>
                <w:rFonts w:hint="eastAsia"/>
                <w:lang w:eastAsia="zh-CN"/>
              </w:rPr>
              <w:t>必选</w:t>
            </w:r>
          </w:p>
        </w:tc>
        <w:tc>
          <w:tcPr>
            <w:tcW w:w="909" w:type="dxa"/>
            <w:vAlign w:val="center"/>
          </w:tcPr>
          <w:p>
            <w:pPr>
              <w:spacing w:after="0"/>
              <w:jc w:val="both"/>
              <w:rPr>
                <w:lang w:eastAsia="zh-CN"/>
              </w:rPr>
            </w:pPr>
            <w:r>
              <w:rPr>
                <w:rFonts w:hint="eastAsia"/>
                <w:lang w:eastAsia="zh-CN"/>
              </w:rPr>
              <w:t>帮助</w:t>
            </w:r>
          </w:p>
        </w:tc>
        <w:tc>
          <w:tcPr>
            <w:tcW w:w="5609" w:type="dxa"/>
          </w:tcPr>
          <w:p>
            <w:pPr>
              <w:spacing w:afterLines="50"/>
              <w:jc w:val="both"/>
              <w:rPr>
                <w:rFonts w:ascii="宋体" w:hAnsi="宋体"/>
                <w:lang w:eastAsia="zh-CN"/>
              </w:rPr>
            </w:pPr>
            <w:r>
              <w:rPr>
                <w:rFonts w:hint="eastAsia"/>
                <w:lang w:eastAsia="zh-CN"/>
              </w:rPr>
              <w:t>帮助选择。年金计划状态为正常，可选。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1" w:type="dxa"/>
          </w:tcPr>
          <w:p>
            <w:pPr>
              <w:spacing w:afterLines="50"/>
              <w:rPr>
                <w:rFonts w:ascii="宋体" w:hAnsi="宋体"/>
                <w:bCs/>
                <w:i/>
                <w:lang w:eastAsia="zh-CN"/>
              </w:rPr>
            </w:pPr>
            <w:r>
              <w:rPr>
                <w:rFonts w:hint="eastAsia"/>
                <w:lang w:eastAsia="zh-CN"/>
              </w:rPr>
              <w:t>年金计划名称</w:t>
            </w:r>
          </w:p>
        </w:tc>
        <w:tc>
          <w:tcPr>
            <w:tcW w:w="909" w:type="dxa"/>
            <w:vAlign w:val="center"/>
          </w:tcPr>
          <w:p>
            <w:pPr>
              <w:spacing w:after="0"/>
              <w:jc w:val="both"/>
              <w:rPr>
                <w:lang w:eastAsia="zh-CN"/>
              </w:rPr>
            </w:pPr>
            <w:r>
              <w:rPr>
                <w:rFonts w:hint="eastAsia"/>
                <w:lang w:eastAsia="zh-CN"/>
              </w:rPr>
              <w:t>必选</w:t>
            </w:r>
          </w:p>
        </w:tc>
        <w:tc>
          <w:tcPr>
            <w:tcW w:w="909" w:type="dxa"/>
            <w:vAlign w:val="center"/>
          </w:tcPr>
          <w:p>
            <w:pPr>
              <w:spacing w:after="0"/>
              <w:jc w:val="both"/>
              <w:rPr>
                <w:lang w:eastAsia="zh-CN"/>
              </w:rPr>
            </w:pPr>
            <w:r>
              <w:rPr>
                <w:rFonts w:hint="eastAsia"/>
                <w:lang w:eastAsia="zh-CN"/>
              </w:rPr>
              <w:t>帮助</w:t>
            </w:r>
          </w:p>
        </w:tc>
        <w:tc>
          <w:tcPr>
            <w:tcW w:w="5609" w:type="dxa"/>
          </w:tcPr>
          <w:p>
            <w:pPr>
              <w:spacing w:afterLines="50"/>
              <w:jc w:val="both"/>
              <w:rPr>
                <w:rFonts w:ascii="宋体" w:hAnsi="宋体"/>
                <w:lang w:eastAsia="zh-CN"/>
              </w:rPr>
            </w:pPr>
            <w:r>
              <w:rPr>
                <w:lang w:eastAsia="zh-CN"/>
              </w:rPr>
              <w:t>“</w:t>
            </w:r>
            <w:r>
              <w:rPr>
                <w:rFonts w:hint="eastAsia"/>
                <w:lang w:eastAsia="zh-CN"/>
              </w:rPr>
              <w:t>年金计划编号</w:t>
            </w:r>
            <w:r>
              <w:rPr>
                <w:lang w:eastAsia="zh-CN"/>
              </w:rPr>
              <w:t>”</w:t>
            </w:r>
            <w:r>
              <w:rPr>
                <w:rFonts w:hint="eastAsia"/>
                <w:lang w:eastAsia="zh-CN"/>
              </w:rPr>
              <w:t>帮助自动带出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8" w:hRule="atLeast"/>
        </w:trPr>
        <w:tc>
          <w:tcPr>
            <w:tcW w:w="1551" w:type="dxa"/>
          </w:tcPr>
          <w:p>
            <w:pPr>
              <w:spacing w:afterLines="50"/>
              <w:rPr>
                <w:rFonts w:ascii="宋体" w:hAnsi="宋体"/>
                <w:bCs/>
                <w:i/>
                <w:lang w:eastAsia="zh-CN"/>
              </w:rPr>
            </w:pPr>
            <w:r>
              <w:rPr>
                <w:rFonts w:hint="eastAsia"/>
                <w:lang w:eastAsia="zh-CN"/>
              </w:rPr>
              <w:t>企业计划编号</w:t>
            </w:r>
          </w:p>
        </w:tc>
        <w:tc>
          <w:tcPr>
            <w:tcW w:w="909" w:type="dxa"/>
            <w:vAlign w:val="center"/>
          </w:tcPr>
          <w:p>
            <w:pPr>
              <w:spacing w:after="0"/>
              <w:jc w:val="both"/>
              <w:rPr>
                <w:lang w:eastAsia="zh-CN"/>
              </w:rPr>
            </w:pPr>
            <w:r>
              <w:rPr>
                <w:rFonts w:hint="eastAsia"/>
                <w:lang w:eastAsia="zh-CN"/>
              </w:rPr>
              <w:t>必选</w:t>
            </w:r>
          </w:p>
        </w:tc>
        <w:tc>
          <w:tcPr>
            <w:tcW w:w="909" w:type="dxa"/>
            <w:vAlign w:val="center"/>
          </w:tcPr>
          <w:p>
            <w:pPr>
              <w:spacing w:after="0"/>
              <w:jc w:val="both"/>
              <w:rPr>
                <w:lang w:eastAsia="zh-CN"/>
              </w:rPr>
            </w:pPr>
            <w:r>
              <w:rPr>
                <w:rFonts w:hint="eastAsia"/>
                <w:lang w:eastAsia="zh-CN"/>
              </w:rPr>
              <w:t>帮助</w:t>
            </w:r>
          </w:p>
        </w:tc>
        <w:tc>
          <w:tcPr>
            <w:tcW w:w="5609" w:type="dxa"/>
          </w:tcPr>
          <w:p>
            <w:pPr>
              <w:spacing w:afterLines="50"/>
              <w:jc w:val="both"/>
              <w:rPr>
                <w:rFonts w:ascii="宋体" w:hAnsi="宋体"/>
                <w:lang w:eastAsia="zh-CN"/>
              </w:rPr>
            </w:pPr>
            <w:r>
              <w:rPr>
                <w:rFonts w:hint="eastAsia"/>
                <w:lang w:eastAsia="zh-CN"/>
              </w:rPr>
              <w:t>帮助选择. 企业计划状态为正常，可选。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1" w:hRule="atLeast"/>
        </w:trPr>
        <w:tc>
          <w:tcPr>
            <w:tcW w:w="1551" w:type="dxa"/>
          </w:tcPr>
          <w:p>
            <w:pPr>
              <w:spacing w:afterLines="50"/>
              <w:rPr>
                <w:rFonts w:ascii="宋体" w:hAnsi="宋体"/>
                <w:bCs/>
                <w:i/>
                <w:lang w:eastAsia="zh-CN"/>
              </w:rPr>
            </w:pPr>
            <w:r>
              <w:rPr>
                <w:rFonts w:hint="eastAsia"/>
                <w:lang w:eastAsia="zh-CN"/>
              </w:rPr>
              <w:t>企业计划名称</w:t>
            </w:r>
          </w:p>
        </w:tc>
        <w:tc>
          <w:tcPr>
            <w:tcW w:w="909" w:type="dxa"/>
            <w:vAlign w:val="center"/>
          </w:tcPr>
          <w:p>
            <w:pPr>
              <w:spacing w:after="0"/>
              <w:jc w:val="both"/>
              <w:rPr>
                <w:lang w:eastAsia="zh-CN"/>
              </w:rPr>
            </w:pPr>
            <w:r>
              <w:rPr>
                <w:rFonts w:hint="eastAsia"/>
                <w:lang w:eastAsia="zh-CN"/>
              </w:rPr>
              <w:t>必选</w:t>
            </w:r>
          </w:p>
        </w:tc>
        <w:tc>
          <w:tcPr>
            <w:tcW w:w="909" w:type="dxa"/>
            <w:vAlign w:val="center"/>
          </w:tcPr>
          <w:p>
            <w:pPr>
              <w:spacing w:after="0"/>
              <w:jc w:val="both"/>
              <w:rPr>
                <w:lang w:eastAsia="zh-CN"/>
              </w:rPr>
            </w:pPr>
            <w:r>
              <w:rPr>
                <w:rFonts w:hint="eastAsia"/>
                <w:lang w:eastAsia="zh-CN"/>
              </w:rPr>
              <w:t>帮助</w:t>
            </w:r>
          </w:p>
        </w:tc>
        <w:tc>
          <w:tcPr>
            <w:tcW w:w="5609" w:type="dxa"/>
          </w:tcPr>
          <w:p>
            <w:pPr>
              <w:spacing w:afterLines="50"/>
              <w:jc w:val="both"/>
              <w:rPr>
                <w:rFonts w:ascii="宋体" w:hAnsi="宋体"/>
                <w:lang w:eastAsia="zh-CN"/>
              </w:rPr>
            </w:pPr>
            <w:r>
              <w:rPr>
                <w:lang w:eastAsia="zh-CN"/>
              </w:rPr>
              <w:t>“</w:t>
            </w:r>
            <w:r>
              <w:rPr>
                <w:rFonts w:hint="eastAsia"/>
                <w:lang w:eastAsia="zh-CN"/>
              </w:rPr>
              <w:t>企业计划编号</w:t>
            </w:r>
            <w:r>
              <w:rPr>
                <w:lang w:eastAsia="zh-CN"/>
              </w:rPr>
              <w:t>”</w:t>
            </w:r>
            <w:r>
              <w:rPr>
                <w:rFonts w:hint="eastAsia"/>
                <w:lang w:eastAsia="zh-CN"/>
              </w:rPr>
              <w:t>帮助自动带出</w:t>
            </w:r>
          </w:p>
        </w:tc>
      </w:tr>
    </w:tbl>
    <w:p>
      <w:pPr>
        <w:spacing w:after="0"/>
        <w:ind w:left="420"/>
        <w:rPr>
          <w:b/>
          <w:lang w:eastAsia="zh-CN"/>
        </w:rPr>
      </w:pPr>
      <w:r>
        <w:rPr>
          <w:rFonts w:hint="eastAsia"/>
          <w:b/>
          <w:lang w:eastAsia="zh-CN"/>
        </w:rPr>
        <w:t>基本操作：</w:t>
      </w:r>
    </w:p>
    <w:p>
      <w:pPr>
        <w:ind w:left="420"/>
        <w:rPr>
          <w:lang w:eastAsia="zh-CN"/>
        </w:rPr>
      </w:pPr>
      <w:r>
        <w:rPr>
          <w:b/>
          <w:lang w:eastAsia="zh-CN"/>
        </w:rPr>
        <w:tab/>
      </w:r>
      <w:r>
        <w:rPr>
          <w:rFonts w:hint="eastAsia"/>
          <w:lang w:eastAsia="zh-CN"/>
        </w:rPr>
        <w:t>确定：进入份额抵缴费到账录入详细页面.</w:t>
      </w:r>
    </w:p>
    <w:p>
      <w:pPr>
        <w:ind w:left="420"/>
        <w:rPr>
          <w:lang w:eastAsia="zh-CN"/>
        </w:rPr>
      </w:pPr>
      <w:r>
        <w:rPr>
          <w:lang w:eastAsia="zh-CN"/>
        </w:rPr>
        <w:tab/>
      </w:r>
      <w:r>
        <w:rPr>
          <w:rFonts w:hint="eastAsia"/>
          <w:lang w:eastAsia="zh-CN"/>
        </w:rPr>
        <w:t>退出：返回至工作台</w:t>
      </w:r>
    </w:p>
    <w:p>
      <w:pPr>
        <w:ind w:left="420"/>
        <w:rPr>
          <w:b/>
          <w:lang w:eastAsia="zh-CN"/>
        </w:rPr>
      </w:pPr>
      <w:r>
        <w:rPr>
          <w:rFonts w:hint="eastAsia"/>
          <w:b/>
          <w:lang w:eastAsia="zh-CN"/>
        </w:rPr>
        <w:t>基本输出：</w:t>
      </w:r>
    </w:p>
    <w:p>
      <w:pPr>
        <w:ind w:left="420"/>
        <w:rPr>
          <w:b/>
          <w:lang w:eastAsia="zh-CN"/>
        </w:rPr>
      </w:pPr>
      <w:r>
        <w:rPr>
          <w:lang w:eastAsia="zh-CN"/>
        </w:rPr>
        <w:tab/>
      </w:r>
      <w:r>
        <w:rPr>
          <w:rFonts w:hint="eastAsia"/>
          <w:lang w:eastAsia="zh-CN"/>
        </w:rPr>
        <w:t>进入</w:t>
      </w:r>
      <w:bookmarkStart w:id="175" w:name="OLE_LINK155"/>
      <w:bookmarkStart w:id="176" w:name="OLE_LINK154"/>
      <w:r>
        <w:rPr>
          <w:rFonts w:hint="eastAsia"/>
          <w:lang w:eastAsia="zh-CN"/>
        </w:rPr>
        <w:t>份额抵缴费录入</w:t>
      </w:r>
      <w:bookmarkEnd w:id="175"/>
      <w:bookmarkEnd w:id="176"/>
      <w:r>
        <w:rPr>
          <w:rFonts w:hint="eastAsia"/>
          <w:lang w:eastAsia="zh-CN"/>
        </w:rPr>
        <w:t>到账页面或提示错误信息.</w:t>
      </w:r>
    </w:p>
    <w:p>
      <w:pPr>
        <w:pStyle w:val="6"/>
      </w:pPr>
      <w:bookmarkStart w:id="177" w:name="_Toc407003757"/>
      <w:r>
        <w:rPr>
          <w:rFonts w:hint="eastAsia"/>
        </w:rPr>
        <w:t>详细界面</w:t>
      </w:r>
      <w:bookmarkEnd w:id="177"/>
    </w:p>
    <w:p>
      <w:pPr>
        <w:ind w:left="420"/>
        <w:rPr>
          <w:lang w:eastAsia="zh-CN"/>
        </w:rPr>
      </w:pPr>
      <w:r>
        <w:rPr>
          <w:lang w:eastAsia="zh-CN"/>
        </w:rPr>
        <w:drawing>
          <wp:inline distT="0" distB="0" distL="0" distR="0">
            <wp:extent cx="5905500" cy="3409950"/>
            <wp:effectExtent l="0" t="0" r="0" b="0"/>
            <wp:docPr id="21" name="图片 6" descr="说明: D:\MyFiles\三期开发\份额抵缴费\份额抵缴费到账录入—详细界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descr="说明: D:\MyFiles\三期开发\份额抵缴费\份额抵缴费到账录入—详细界面.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905500" cy="3409950"/>
                    </a:xfrm>
                    <a:prstGeom prst="rect">
                      <a:avLst/>
                    </a:prstGeom>
                    <a:noFill/>
                    <a:ln>
                      <a:noFill/>
                    </a:ln>
                  </pic:spPr>
                </pic:pic>
              </a:graphicData>
            </a:graphic>
          </wp:inline>
        </w:drawing>
      </w:r>
    </w:p>
    <w:p>
      <w:pPr>
        <w:ind w:left="420"/>
        <w:rPr>
          <w:b/>
          <w:lang w:eastAsia="zh-CN"/>
        </w:rPr>
      </w:pPr>
      <w:r>
        <w:rPr>
          <w:rFonts w:hint="eastAsia"/>
          <w:b/>
          <w:lang w:eastAsia="zh-CN"/>
        </w:rPr>
        <w:t>输入验证：</w:t>
      </w:r>
    </w:p>
    <w:tbl>
      <w:tblPr>
        <w:tblStyle w:val="32"/>
        <w:tblW w:w="8980"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1"/>
        <w:gridCol w:w="995"/>
        <w:gridCol w:w="1563"/>
        <w:gridCol w:w="50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7" w:hRule="atLeast"/>
        </w:trPr>
        <w:tc>
          <w:tcPr>
            <w:tcW w:w="1411" w:type="dxa"/>
            <w:shd w:val="clear" w:color="auto" w:fill="FFFF00"/>
          </w:tcPr>
          <w:p>
            <w:pPr>
              <w:spacing w:after="0"/>
              <w:jc w:val="both"/>
              <w:rPr>
                <w:b/>
                <w:bCs/>
                <w:shd w:val="clear" w:color="auto" w:fill="FFFF00"/>
                <w:lang w:eastAsia="zh-CN"/>
              </w:rPr>
            </w:pPr>
            <w:r>
              <w:rPr>
                <w:rFonts w:hint="eastAsia"/>
                <w:b/>
                <w:bCs/>
                <w:shd w:val="clear" w:color="auto" w:fill="FFFF00"/>
                <w:lang w:eastAsia="zh-CN"/>
              </w:rPr>
              <w:t>字段名称</w:t>
            </w:r>
          </w:p>
        </w:tc>
        <w:tc>
          <w:tcPr>
            <w:tcW w:w="995" w:type="dxa"/>
            <w:shd w:val="clear" w:color="auto" w:fill="FFFF00"/>
          </w:tcPr>
          <w:p>
            <w:pPr>
              <w:spacing w:after="0"/>
              <w:jc w:val="both"/>
              <w:rPr>
                <w:b/>
                <w:bCs/>
                <w:shd w:val="clear" w:color="auto" w:fill="FFFF00"/>
                <w:lang w:eastAsia="zh-CN"/>
              </w:rPr>
            </w:pPr>
            <w:r>
              <w:rPr>
                <w:rFonts w:hint="eastAsia"/>
                <w:b/>
                <w:bCs/>
                <w:shd w:val="clear" w:color="auto" w:fill="FFFF00"/>
                <w:lang w:eastAsia="zh-CN"/>
              </w:rPr>
              <w:t>属性</w:t>
            </w:r>
          </w:p>
        </w:tc>
        <w:tc>
          <w:tcPr>
            <w:tcW w:w="1563" w:type="dxa"/>
            <w:shd w:val="clear" w:color="auto" w:fill="FFFF00"/>
          </w:tcPr>
          <w:p>
            <w:pPr>
              <w:spacing w:after="0"/>
              <w:jc w:val="both"/>
              <w:rPr>
                <w:b/>
                <w:bCs/>
                <w:shd w:val="clear" w:color="auto" w:fill="FFFF00"/>
                <w:lang w:eastAsia="zh-CN"/>
              </w:rPr>
            </w:pPr>
            <w:r>
              <w:rPr>
                <w:rFonts w:hint="eastAsia"/>
                <w:b/>
                <w:bCs/>
                <w:shd w:val="clear" w:color="auto" w:fill="FFFF00"/>
                <w:lang w:eastAsia="zh-CN"/>
              </w:rPr>
              <w:t>方式</w:t>
            </w:r>
          </w:p>
        </w:tc>
        <w:tc>
          <w:tcPr>
            <w:tcW w:w="5011" w:type="dxa"/>
            <w:shd w:val="clear" w:color="auto" w:fill="FFFF00"/>
          </w:tcPr>
          <w:p>
            <w:pPr>
              <w:spacing w:after="0"/>
              <w:jc w:val="both"/>
              <w:rPr>
                <w:b/>
                <w:bCs/>
                <w:shd w:val="clear" w:color="auto" w:fill="FFFF00"/>
                <w:lang w:eastAsia="zh-CN"/>
              </w:rPr>
            </w:pPr>
            <w:r>
              <w:rPr>
                <w:rFonts w:hint="eastAsia"/>
                <w:b/>
                <w:bCs/>
                <w:shd w:val="clear" w:color="auto" w:fill="FFFF00"/>
                <w:lang w:eastAsia="zh-CN"/>
              </w:rPr>
              <w:t>注释/取值范围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trPr>
        <w:tc>
          <w:tcPr>
            <w:tcW w:w="1411" w:type="dxa"/>
          </w:tcPr>
          <w:p>
            <w:pPr>
              <w:spacing w:afterLines="50"/>
              <w:jc w:val="both"/>
              <w:rPr>
                <w:lang w:eastAsia="zh-CN"/>
              </w:rPr>
            </w:pPr>
            <w:r>
              <w:rPr>
                <w:rFonts w:hint="eastAsia"/>
                <w:lang w:eastAsia="zh-CN"/>
              </w:rPr>
              <w:t>年金计划编号</w:t>
            </w:r>
          </w:p>
        </w:tc>
        <w:tc>
          <w:tcPr>
            <w:tcW w:w="995" w:type="dxa"/>
          </w:tcPr>
          <w:p>
            <w:pPr>
              <w:spacing w:after="0"/>
              <w:jc w:val="both"/>
              <w:rPr>
                <w:lang w:eastAsia="zh-CN"/>
              </w:rPr>
            </w:pPr>
            <w:r>
              <w:rPr>
                <w:rFonts w:hint="eastAsia"/>
                <w:lang w:eastAsia="zh-CN"/>
              </w:rPr>
              <w:t>显示</w:t>
            </w:r>
          </w:p>
        </w:tc>
        <w:tc>
          <w:tcPr>
            <w:tcW w:w="1563" w:type="dxa"/>
          </w:tcPr>
          <w:p>
            <w:pPr>
              <w:spacing w:afterLines="50"/>
              <w:jc w:val="both"/>
              <w:rPr>
                <w:lang w:eastAsia="zh-CN"/>
              </w:rPr>
            </w:pPr>
            <w:r>
              <w:rPr>
                <w:rFonts w:hint="eastAsia"/>
                <w:lang w:eastAsia="zh-CN"/>
              </w:rPr>
              <w:t>初始页面传入</w:t>
            </w:r>
          </w:p>
        </w:tc>
        <w:tc>
          <w:tcPr>
            <w:tcW w:w="5011" w:type="dxa"/>
          </w:tcPr>
          <w:p>
            <w:pPr>
              <w:spacing w:afterLines="50"/>
              <w:jc w:val="both"/>
              <w:rPr>
                <w:lang w:eastAsia="zh-CN"/>
              </w:rPr>
            </w:pPr>
            <w:r>
              <w:rPr>
                <w:rFonts w:hint="eastAsia"/>
                <w:lang w:eastAsia="zh-CN"/>
              </w:rP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1" w:type="dxa"/>
          </w:tcPr>
          <w:p>
            <w:pPr>
              <w:spacing w:afterLines="50"/>
              <w:jc w:val="both"/>
              <w:rPr>
                <w:lang w:eastAsia="zh-CN"/>
              </w:rPr>
            </w:pPr>
            <w:r>
              <w:rPr>
                <w:rFonts w:hint="eastAsia"/>
                <w:lang w:eastAsia="zh-CN"/>
              </w:rPr>
              <w:t>年金计划名称</w:t>
            </w:r>
          </w:p>
        </w:tc>
        <w:tc>
          <w:tcPr>
            <w:tcW w:w="995" w:type="dxa"/>
          </w:tcPr>
          <w:p>
            <w:pPr>
              <w:spacing w:after="0"/>
              <w:jc w:val="both"/>
              <w:rPr>
                <w:lang w:eastAsia="zh-CN"/>
              </w:rPr>
            </w:pPr>
            <w:r>
              <w:rPr>
                <w:rFonts w:hint="eastAsia"/>
                <w:lang w:eastAsia="zh-CN"/>
              </w:rPr>
              <w:t>显示</w:t>
            </w:r>
          </w:p>
        </w:tc>
        <w:tc>
          <w:tcPr>
            <w:tcW w:w="1563" w:type="dxa"/>
          </w:tcPr>
          <w:p>
            <w:pPr>
              <w:spacing w:afterLines="50"/>
              <w:jc w:val="both"/>
              <w:rPr>
                <w:lang w:eastAsia="zh-CN"/>
              </w:rPr>
            </w:pPr>
            <w:r>
              <w:rPr>
                <w:rFonts w:hint="eastAsia"/>
                <w:lang w:eastAsia="zh-CN"/>
              </w:rPr>
              <w:t>初始页面传入</w:t>
            </w:r>
          </w:p>
        </w:tc>
        <w:tc>
          <w:tcPr>
            <w:tcW w:w="5011" w:type="dxa"/>
          </w:tcPr>
          <w:p>
            <w:pPr>
              <w:spacing w:after="0"/>
              <w:jc w:val="both"/>
              <w:rPr>
                <w:lang w:eastAsia="zh-CN"/>
              </w:rPr>
            </w:pPr>
            <w:r>
              <w:rPr>
                <w:rFonts w:hint="eastAsia"/>
                <w:lang w:eastAsia="zh-CN"/>
              </w:rP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1" w:type="dxa"/>
          </w:tcPr>
          <w:p>
            <w:pPr>
              <w:spacing w:afterLines="50"/>
              <w:jc w:val="both"/>
              <w:rPr>
                <w:lang w:eastAsia="zh-CN"/>
              </w:rPr>
            </w:pPr>
            <w:r>
              <w:rPr>
                <w:rFonts w:hint="eastAsia"/>
                <w:lang w:eastAsia="zh-CN"/>
              </w:rPr>
              <w:t>企业计划编号</w:t>
            </w:r>
          </w:p>
        </w:tc>
        <w:tc>
          <w:tcPr>
            <w:tcW w:w="995" w:type="dxa"/>
          </w:tcPr>
          <w:p>
            <w:pPr>
              <w:spacing w:after="0"/>
              <w:jc w:val="both"/>
              <w:rPr>
                <w:lang w:eastAsia="zh-CN"/>
              </w:rPr>
            </w:pPr>
            <w:r>
              <w:rPr>
                <w:rFonts w:hint="eastAsia"/>
                <w:lang w:eastAsia="zh-CN"/>
              </w:rPr>
              <w:t>显示</w:t>
            </w:r>
          </w:p>
        </w:tc>
        <w:tc>
          <w:tcPr>
            <w:tcW w:w="1563" w:type="dxa"/>
          </w:tcPr>
          <w:p>
            <w:pPr>
              <w:spacing w:afterLines="50"/>
              <w:jc w:val="both"/>
              <w:rPr>
                <w:lang w:eastAsia="zh-CN"/>
              </w:rPr>
            </w:pPr>
            <w:r>
              <w:rPr>
                <w:rFonts w:hint="eastAsia"/>
                <w:lang w:eastAsia="zh-CN"/>
              </w:rPr>
              <w:t>初始页面传入</w:t>
            </w:r>
          </w:p>
        </w:tc>
        <w:tc>
          <w:tcPr>
            <w:tcW w:w="5011" w:type="dxa"/>
          </w:tcPr>
          <w:p>
            <w:pPr>
              <w:spacing w:afterLines="50"/>
              <w:jc w:val="both"/>
              <w:rPr>
                <w:lang w:eastAsia="zh-CN"/>
              </w:rPr>
            </w:pPr>
            <w:r>
              <w:rPr>
                <w:rFonts w:hint="eastAsia"/>
                <w:lang w:eastAsia="zh-CN"/>
              </w:rP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1" w:type="dxa"/>
          </w:tcPr>
          <w:p>
            <w:pPr>
              <w:spacing w:afterLines="50"/>
              <w:jc w:val="both"/>
              <w:rPr>
                <w:lang w:eastAsia="zh-CN"/>
              </w:rPr>
            </w:pPr>
            <w:r>
              <w:rPr>
                <w:rFonts w:hint="eastAsia"/>
                <w:lang w:eastAsia="zh-CN"/>
              </w:rPr>
              <w:t>企业计划名称</w:t>
            </w:r>
          </w:p>
        </w:tc>
        <w:tc>
          <w:tcPr>
            <w:tcW w:w="995" w:type="dxa"/>
          </w:tcPr>
          <w:p>
            <w:pPr>
              <w:spacing w:after="0"/>
              <w:jc w:val="both"/>
              <w:rPr>
                <w:lang w:eastAsia="zh-CN"/>
              </w:rPr>
            </w:pPr>
            <w:r>
              <w:rPr>
                <w:rFonts w:hint="eastAsia"/>
                <w:lang w:eastAsia="zh-CN"/>
              </w:rPr>
              <w:t>显示</w:t>
            </w:r>
          </w:p>
        </w:tc>
        <w:tc>
          <w:tcPr>
            <w:tcW w:w="1563" w:type="dxa"/>
          </w:tcPr>
          <w:p>
            <w:pPr>
              <w:spacing w:afterLines="50"/>
              <w:jc w:val="both"/>
              <w:rPr>
                <w:lang w:eastAsia="zh-CN"/>
              </w:rPr>
            </w:pPr>
            <w:r>
              <w:rPr>
                <w:rFonts w:hint="eastAsia"/>
                <w:lang w:eastAsia="zh-CN"/>
              </w:rPr>
              <w:t>初始页面传入</w:t>
            </w:r>
          </w:p>
        </w:tc>
        <w:tc>
          <w:tcPr>
            <w:tcW w:w="5011" w:type="dxa"/>
          </w:tcPr>
          <w:p>
            <w:pPr>
              <w:spacing w:afterLines="50"/>
              <w:jc w:val="both"/>
              <w:rPr>
                <w:lang w:eastAsia="zh-CN"/>
              </w:rPr>
            </w:pPr>
            <w:r>
              <w:rPr>
                <w:rFonts w:hint="eastAsia"/>
                <w:lang w:eastAsia="zh-CN"/>
              </w:rP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1" w:type="dxa"/>
          </w:tcPr>
          <w:p>
            <w:pPr>
              <w:spacing w:afterLines="50"/>
              <w:jc w:val="both"/>
              <w:rPr>
                <w:lang w:eastAsia="zh-CN"/>
              </w:rPr>
            </w:pPr>
            <w:r>
              <w:rPr>
                <w:rFonts w:hint="eastAsia"/>
                <w:lang w:eastAsia="zh-CN"/>
              </w:rPr>
              <w:t>企业编号</w:t>
            </w:r>
          </w:p>
        </w:tc>
        <w:tc>
          <w:tcPr>
            <w:tcW w:w="995" w:type="dxa"/>
          </w:tcPr>
          <w:p>
            <w:pPr>
              <w:spacing w:after="0"/>
              <w:jc w:val="both"/>
              <w:rPr>
                <w:lang w:eastAsia="zh-CN"/>
              </w:rPr>
            </w:pPr>
            <w:r>
              <w:rPr>
                <w:rFonts w:hint="eastAsia"/>
                <w:lang w:eastAsia="zh-CN"/>
              </w:rPr>
              <w:t>显示</w:t>
            </w:r>
          </w:p>
        </w:tc>
        <w:tc>
          <w:tcPr>
            <w:tcW w:w="1563" w:type="dxa"/>
          </w:tcPr>
          <w:p>
            <w:pPr>
              <w:spacing w:afterLines="50"/>
              <w:jc w:val="both"/>
              <w:rPr>
                <w:lang w:eastAsia="zh-CN"/>
              </w:rPr>
            </w:pPr>
            <w:r>
              <w:rPr>
                <w:rFonts w:hint="eastAsia"/>
                <w:lang w:eastAsia="zh-CN"/>
              </w:rPr>
              <w:t>初始页面传入</w:t>
            </w:r>
          </w:p>
        </w:tc>
        <w:tc>
          <w:tcPr>
            <w:tcW w:w="5011" w:type="dxa"/>
          </w:tcPr>
          <w:p>
            <w:pPr>
              <w:spacing w:afterLines="50"/>
              <w:jc w:val="both"/>
              <w:rPr>
                <w:lang w:eastAsia="zh-CN"/>
              </w:rPr>
            </w:pPr>
            <w:r>
              <w:rPr>
                <w:rFonts w:hint="eastAsia"/>
                <w:lang w:eastAsia="zh-CN"/>
              </w:rP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1" w:type="dxa"/>
          </w:tcPr>
          <w:p>
            <w:pPr>
              <w:spacing w:afterLines="50"/>
              <w:jc w:val="both"/>
              <w:rPr>
                <w:lang w:eastAsia="zh-CN"/>
              </w:rPr>
            </w:pPr>
            <w:r>
              <w:rPr>
                <w:rFonts w:hint="eastAsia"/>
                <w:lang w:eastAsia="zh-CN"/>
              </w:rPr>
              <w:t>企业编号名称</w:t>
            </w:r>
          </w:p>
        </w:tc>
        <w:tc>
          <w:tcPr>
            <w:tcW w:w="995" w:type="dxa"/>
          </w:tcPr>
          <w:p>
            <w:pPr>
              <w:spacing w:after="0"/>
              <w:jc w:val="both"/>
              <w:rPr>
                <w:lang w:eastAsia="zh-CN"/>
              </w:rPr>
            </w:pPr>
            <w:r>
              <w:rPr>
                <w:rFonts w:hint="eastAsia"/>
                <w:lang w:eastAsia="zh-CN"/>
              </w:rPr>
              <w:t>显示</w:t>
            </w:r>
          </w:p>
        </w:tc>
        <w:tc>
          <w:tcPr>
            <w:tcW w:w="1563" w:type="dxa"/>
          </w:tcPr>
          <w:p>
            <w:pPr>
              <w:spacing w:afterLines="50"/>
              <w:jc w:val="both"/>
              <w:rPr>
                <w:lang w:eastAsia="zh-CN"/>
              </w:rPr>
            </w:pPr>
            <w:r>
              <w:rPr>
                <w:rFonts w:hint="eastAsia"/>
                <w:lang w:eastAsia="zh-CN"/>
              </w:rPr>
              <w:t>初始页面传入</w:t>
            </w:r>
          </w:p>
        </w:tc>
        <w:tc>
          <w:tcPr>
            <w:tcW w:w="5011" w:type="dxa"/>
          </w:tcPr>
          <w:p>
            <w:pPr>
              <w:spacing w:afterLines="50"/>
              <w:jc w:val="both"/>
              <w:rPr>
                <w:lang w:eastAsia="zh-CN"/>
              </w:rPr>
            </w:pPr>
            <w:r>
              <w:rPr>
                <w:rFonts w:hint="eastAsia"/>
                <w:lang w:eastAsia="zh-CN"/>
              </w:rP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3" w:hRule="atLeast"/>
        </w:trPr>
        <w:tc>
          <w:tcPr>
            <w:tcW w:w="1411" w:type="dxa"/>
          </w:tcPr>
          <w:p>
            <w:pPr>
              <w:spacing w:afterLines="50"/>
              <w:jc w:val="both"/>
              <w:rPr>
                <w:lang w:eastAsia="zh-CN"/>
              </w:rPr>
            </w:pPr>
            <w:r>
              <w:rPr>
                <w:rFonts w:hint="eastAsia"/>
                <w:lang w:eastAsia="zh-CN"/>
              </w:rPr>
              <w:t>抵扣方式</w:t>
            </w:r>
          </w:p>
        </w:tc>
        <w:tc>
          <w:tcPr>
            <w:tcW w:w="995" w:type="dxa"/>
          </w:tcPr>
          <w:p>
            <w:pPr>
              <w:spacing w:after="0"/>
              <w:jc w:val="both"/>
              <w:rPr>
                <w:lang w:eastAsia="zh-CN"/>
              </w:rPr>
            </w:pPr>
            <w:r>
              <w:rPr>
                <w:rFonts w:hint="eastAsia"/>
                <w:lang w:eastAsia="zh-CN"/>
              </w:rPr>
              <w:t>必选</w:t>
            </w:r>
          </w:p>
        </w:tc>
        <w:tc>
          <w:tcPr>
            <w:tcW w:w="1563" w:type="dxa"/>
          </w:tcPr>
          <w:p>
            <w:pPr>
              <w:spacing w:after="0"/>
              <w:jc w:val="both"/>
              <w:rPr>
                <w:lang w:eastAsia="zh-CN"/>
              </w:rPr>
            </w:pPr>
            <w:r>
              <w:rPr>
                <w:rFonts w:hint="eastAsia"/>
                <w:lang w:eastAsia="zh-CN"/>
              </w:rPr>
              <w:t>下拉框</w:t>
            </w:r>
          </w:p>
        </w:tc>
        <w:tc>
          <w:tcPr>
            <w:tcW w:w="5011" w:type="dxa"/>
          </w:tcPr>
          <w:p>
            <w:pPr>
              <w:spacing w:afterLines="50"/>
              <w:jc w:val="both"/>
              <w:rPr>
                <w:lang w:eastAsia="zh-CN"/>
              </w:rPr>
            </w:pPr>
            <w:r>
              <w:rPr>
                <w:rFonts w:hint="eastAsia"/>
                <w:lang w:eastAsia="zh-CN"/>
              </w:rPr>
              <w:t>下拉菜单可选择：</w:t>
            </w:r>
            <w:bookmarkStart w:id="178" w:name="OLE_LINK158"/>
            <w:bookmarkStart w:id="179" w:name="OLE_LINK156"/>
            <w:bookmarkStart w:id="180" w:name="OLE_LINK157"/>
            <w:r>
              <w:rPr>
                <w:rFonts w:hint="eastAsia"/>
                <w:lang w:eastAsia="zh-CN"/>
              </w:rPr>
              <w:t>“资产占比”或“投资占比”。默认“资产占比”。</w:t>
            </w:r>
            <w:bookmarkEnd w:id="178"/>
            <w:bookmarkEnd w:id="179"/>
            <w:bookmarkEnd w:id="18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1" w:type="dxa"/>
          </w:tcPr>
          <w:p>
            <w:pPr>
              <w:spacing w:afterLines="50"/>
              <w:jc w:val="both"/>
              <w:rPr>
                <w:lang w:eastAsia="zh-CN"/>
              </w:rPr>
            </w:pPr>
            <w:r>
              <w:rPr>
                <w:rFonts w:hint="eastAsia"/>
                <w:lang w:eastAsia="zh-CN"/>
              </w:rPr>
              <w:t>是否需要份额抵扣</w:t>
            </w:r>
          </w:p>
        </w:tc>
        <w:tc>
          <w:tcPr>
            <w:tcW w:w="995" w:type="dxa"/>
          </w:tcPr>
          <w:p>
            <w:pPr>
              <w:spacing w:afterLines="50"/>
              <w:jc w:val="both"/>
              <w:rPr>
                <w:lang w:eastAsia="zh-CN"/>
              </w:rPr>
            </w:pPr>
            <w:r>
              <w:rPr>
                <w:rFonts w:hint="eastAsia"/>
                <w:lang w:eastAsia="zh-CN"/>
              </w:rPr>
              <w:t>显示</w:t>
            </w:r>
          </w:p>
        </w:tc>
        <w:tc>
          <w:tcPr>
            <w:tcW w:w="1563" w:type="dxa"/>
          </w:tcPr>
          <w:p>
            <w:pPr>
              <w:spacing w:afterLines="50"/>
              <w:jc w:val="both"/>
              <w:rPr>
                <w:lang w:eastAsia="zh-CN"/>
              </w:rPr>
            </w:pPr>
            <w:r>
              <w:rPr>
                <w:rFonts w:hint="eastAsia"/>
                <w:lang w:eastAsia="zh-CN"/>
              </w:rPr>
              <w:t>默认值</w:t>
            </w:r>
          </w:p>
        </w:tc>
        <w:tc>
          <w:tcPr>
            <w:tcW w:w="5011" w:type="dxa"/>
          </w:tcPr>
          <w:p>
            <w:pPr>
              <w:spacing w:afterLines="50"/>
              <w:jc w:val="both"/>
              <w:rPr>
                <w:lang w:eastAsia="zh-CN"/>
              </w:rPr>
            </w:pPr>
            <w:r>
              <w:rPr>
                <w:rFonts w:hint="eastAsia"/>
                <w:lang w:eastAsia="zh-CN"/>
              </w:rPr>
              <w:t>默认为</w:t>
            </w:r>
            <w:r>
              <w:rPr>
                <w:lang w:eastAsia="zh-CN"/>
              </w:rPr>
              <w:t>”</w:t>
            </w:r>
            <w:r>
              <w:rPr>
                <w:rFonts w:hint="eastAsia"/>
                <w:lang w:eastAsia="zh-CN"/>
              </w:rPr>
              <w:t>是</w:t>
            </w:r>
            <w:r>
              <w:rPr>
                <w:lang w:eastAsia="zh-CN"/>
              </w:rPr>
              <w:t>”</w:t>
            </w:r>
            <w:r>
              <w:rPr>
                <w:rFonts w:hint="eastAsia"/>
                <w:lang w:eastAsia="zh-CN"/>
              </w:rPr>
              <w:t>，不可改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4" w:hRule="atLeast"/>
        </w:trPr>
        <w:tc>
          <w:tcPr>
            <w:tcW w:w="1411" w:type="dxa"/>
          </w:tcPr>
          <w:p>
            <w:pPr>
              <w:spacing w:afterLines="50"/>
              <w:jc w:val="both"/>
              <w:rPr>
                <w:lang w:eastAsia="zh-CN"/>
              </w:rPr>
            </w:pPr>
            <w:r>
              <w:rPr>
                <w:rFonts w:hint="eastAsia"/>
                <w:lang w:eastAsia="zh-CN"/>
              </w:rPr>
              <w:t>缴费通知单号</w:t>
            </w:r>
          </w:p>
        </w:tc>
        <w:tc>
          <w:tcPr>
            <w:tcW w:w="995" w:type="dxa"/>
          </w:tcPr>
          <w:p>
            <w:pPr>
              <w:spacing w:after="0"/>
              <w:jc w:val="both"/>
              <w:rPr>
                <w:lang w:eastAsia="zh-CN"/>
              </w:rPr>
            </w:pPr>
            <w:r>
              <w:rPr>
                <w:rFonts w:hint="eastAsia"/>
                <w:lang w:eastAsia="zh-CN"/>
              </w:rPr>
              <w:t>必选</w:t>
            </w:r>
          </w:p>
        </w:tc>
        <w:tc>
          <w:tcPr>
            <w:tcW w:w="1563" w:type="dxa"/>
          </w:tcPr>
          <w:p>
            <w:pPr>
              <w:spacing w:after="0"/>
              <w:jc w:val="both"/>
              <w:rPr>
                <w:lang w:eastAsia="zh-CN"/>
              </w:rPr>
            </w:pPr>
            <w:r>
              <w:rPr>
                <w:rFonts w:hint="eastAsia"/>
                <w:lang w:eastAsia="zh-CN"/>
              </w:rPr>
              <w:t>帮助</w:t>
            </w:r>
          </w:p>
        </w:tc>
        <w:tc>
          <w:tcPr>
            <w:tcW w:w="5011" w:type="dxa"/>
          </w:tcPr>
          <w:p>
            <w:pPr>
              <w:spacing w:afterLines="50"/>
              <w:jc w:val="both"/>
              <w:rPr>
                <w:lang w:eastAsia="zh-CN"/>
              </w:rPr>
            </w:pPr>
            <w:r>
              <w:rPr>
                <w:rFonts w:hint="eastAsia"/>
                <w:lang w:eastAsia="zh-CN"/>
              </w:rPr>
              <w:t>帮助显示所有通知单状态为</w:t>
            </w:r>
            <w:r>
              <w:rPr>
                <w:lang w:eastAsia="zh-CN"/>
              </w:rPr>
              <w:t>”</w:t>
            </w:r>
            <w:r>
              <w:rPr>
                <w:rFonts w:hint="eastAsia"/>
                <w:lang w:eastAsia="zh-CN"/>
              </w:rPr>
              <w:t>未到账或未足额到账</w:t>
            </w:r>
            <w:r>
              <w:rPr>
                <w:lang w:eastAsia="zh-CN"/>
              </w:rPr>
              <w:t>”</w:t>
            </w:r>
            <w:r>
              <w:rPr>
                <w:rFonts w:hint="eastAsia"/>
                <w:lang w:eastAsia="zh-CN"/>
              </w:rPr>
              <w:t>的缴费通知单。.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1" w:type="dxa"/>
          </w:tcPr>
          <w:p>
            <w:pPr>
              <w:spacing w:afterLines="50"/>
              <w:jc w:val="both"/>
              <w:rPr>
                <w:lang w:eastAsia="zh-CN"/>
              </w:rPr>
            </w:pPr>
            <w:r>
              <w:rPr>
                <w:rFonts w:hint="eastAsia"/>
                <w:lang w:eastAsia="zh-CN"/>
              </w:rPr>
              <w:t>缴费记账单号</w:t>
            </w:r>
          </w:p>
        </w:tc>
        <w:tc>
          <w:tcPr>
            <w:tcW w:w="995" w:type="dxa"/>
          </w:tcPr>
          <w:p>
            <w:pPr>
              <w:spacing w:after="0"/>
              <w:jc w:val="both"/>
              <w:rPr>
                <w:lang w:eastAsia="zh-CN"/>
              </w:rPr>
            </w:pPr>
            <w:r>
              <w:rPr>
                <w:rFonts w:hint="eastAsia"/>
                <w:lang w:eastAsia="zh-CN"/>
              </w:rPr>
              <w:t>显示</w:t>
            </w:r>
          </w:p>
        </w:tc>
        <w:tc>
          <w:tcPr>
            <w:tcW w:w="1563" w:type="dxa"/>
          </w:tcPr>
          <w:p>
            <w:pPr>
              <w:spacing w:after="0"/>
              <w:jc w:val="both"/>
              <w:rPr>
                <w:lang w:eastAsia="zh-CN"/>
              </w:rPr>
            </w:pPr>
            <w:r>
              <w:rPr>
                <w:rFonts w:hint="eastAsia"/>
                <w:lang w:eastAsia="zh-CN"/>
              </w:rPr>
              <w:t>系统生成</w:t>
            </w:r>
          </w:p>
        </w:tc>
        <w:tc>
          <w:tcPr>
            <w:tcW w:w="5011" w:type="dxa"/>
          </w:tcPr>
          <w:p>
            <w:pPr>
              <w:spacing w:afterLines="50"/>
              <w:jc w:val="both"/>
              <w:rPr>
                <w:lang w:eastAsia="zh-CN"/>
              </w:rPr>
            </w:pPr>
            <w:r>
              <w:rPr>
                <w:rFonts w:hint="eastAsia"/>
                <w:lang w:eastAsia="zh-CN"/>
              </w:rPr>
              <w:t>保存成功后,系统生成.(系统缴费记账单号最大值加1)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1" w:type="dxa"/>
          </w:tcPr>
          <w:p>
            <w:pPr>
              <w:spacing w:afterLines="50"/>
              <w:jc w:val="both"/>
              <w:rPr>
                <w:lang w:eastAsia="zh-CN"/>
              </w:rPr>
            </w:pPr>
            <w:r>
              <w:rPr>
                <w:rFonts w:hint="eastAsia"/>
                <w:lang w:eastAsia="zh-CN"/>
              </w:rPr>
              <w:t>托管行编号</w:t>
            </w:r>
          </w:p>
        </w:tc>
        <w:tc>
          <w:tcPr>
            <w:tcW w:w="995" w:type="dxa"/>
          </w:tcPr>
          <w:p>
            <w:pPr>
              <w:spacing w:after="0"/>
              <w:jc w:val="both"/>
              <w:rPr>
                <w:lang w:eastAsia="zh-CN"/>
              </w:rPr>
            </w:pPr>
            <w:r>
              <w:rPr>
                <w:rFonts w:hint="eastAsia"/>
                <w:lang w:eastAsia="zh-CN"/>
              </w:rPr>
              <w:t>必选</w:t>
            </w:r>
          </w:p>
        </w:tc>
        <w:tc>
          <w:tcPr>
            <w:tcW w:w="1563" w:type="dxa"/>
          </w:tcPr>
          <w:p>
            <w:pPr>
              <w:spacing w:after="0"/>
              <w:jc w:val="both"/>
              <w:rPr>
                <w:lang w:eastAsia="zh-CN"/>
              </w:rPr>
            </w:pPr>
            <w:r>
              <w:rPr>
                <w:rFonts w:hint="eastAsia"/>
                <w:lang w:eastAsia="zh-CN"/>
              </w:rPr>
              <w:t>帮助\录入</w:t>
            </w:r>
          </w:p>
        </w:tc>
        <w:tc>
          <w:tcPr>
            <w:tcW w:w="5011" w:type="dxa"/>
          </w:tcPr>
          <w:p>
            <w:pPr>
              <w:spacing w:after="0"/>
              <w:jc w:val="both"/>
              <w:rPr>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411" w:type="dxa"/>
          </w:tcPr>
          <w:p>
            <w:pPr>
              <w:spacing w:afterLines="50"/>
              <w:jc w:val="both"/>
              <w:rPr>
                <w:lang w:eastAsia="zh-CN"/>
              </w:rPr>
            </w:pPr>
            <w:r>
              <w:rPr>
                <w:rFonts w:hint="eastAsia"/>
                <w:lang w:eastAsia="zh-CN"/>
              </w:rPr>
              <w:t>托管行到账单号</w:t>
            </w:r>
          </w:p>
        </w:tc>
        <w:tc>
          <w:tcPr>
            <w:tcW w:w="995" w:type="dxa"/>
          </w:tcPr>
          <w:p>
            <w:pPr>
              <w:spacing w:after="0"/>
              <w:jc w:val="both"/>
              <w:rPr>
                <w:lang w:eastAsia="zh-CN"/>
              </w:rPr>
            </w:pPr>
            <w:r>
              <w:rPr>
                <w:rFonts w:hint="eastAsia"/>
                <w:lang w:eastAsia="zh-CN"/>
              </w:rPr>
              <w:t>必选</w:t>
            </w:r>
          </w:p>
        </w:tc>
        <w:tc>
          <w:tcPr>
            <w:tcW w:w="1563" w:type="dxa"/>
          </w:tcPr>
          <w:p>
            <w:pPr>
              <w:spacing w:after="0"/>
              <w:jc w:val="both"/>
              <w:rPr>
                <w:lang w:eastAsia="zh-CN"/>
              </w:rPr>
            </w:pPr>
            <w:r>
              <w:rPr>
                <w:rFonts w:hint="eastAsia"/>
                <w:lang w:eastAsia="zh-CN"/>
              </w:rPr>
              <w:t>录入</w:t>
            </w:r>
          </w:p>
        </w:tc>
        <w:tc>
          <w:tcPr>
            <w:tcW w:w="5011" w:type="dxa"/>
          </w:tcPr>
          <w:p>
            <w:pPr>
              <w:spacing w:after="0"/>
              <w:jc w:val="both"/>
              <w:rPr>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1" w:type="dxa"/>
          </w:tcPr>
          <w:p>
            <w:pPr>
              <w:spacing w:afterLines="50"/>
              <w:jc w:val="both"/>
              <w:rPr>
                <w:lang w:eastAsia="zh-CN"/>
              </w:rPr>
            </w:pPr>
            <w:r>
              <w:rPr>
                <w:rFonts w:hint="eastAsia"/>
                <w:lang w:eastAsia="zh-CN"/>
              </w:rPr>
              <w:t>本次到账总金额</w:t>
            </w:r>
          </w:p>
        </w:tc>
        <w:tc>
          <w:tcPr>
            <w:tcW w:w="995" w:type="dxa"/>
          </w:tcPr>
          <w:p>
            <w:pPr>
              <w:spacing w:after="0"/>
              <w:jc w:val="both"/>
              <w:rPr>
                <w:lang w:eastAsia="zh-CN"/>
              </w:rPr>
            </w:pPr>
            <w:r>
              <w:rPr>
                <w:rFonts w:hint="eastAsia"/>
                <w:lang w:eastAsia="zh-CN"/>
              </w:rPr>
              <w:t>必选</w:t>
            </w:r>
          </w:p>
        </w:tc>
        <w:tc>
          <w:tcPr>
            <w:tcW w:w="1563" w:type="dxa"/>
          </w:tcPr>
          <w:p>
            <w:pPr>
              <w:spacing w:after="0"/>
              <w:jc w:val="both"/>
              <w:rPr>
                <w:lang w:eastAsia="zh-CN"/>
              </w:rPr>
            </w:pPr>
            <w:r>
              <w:rPr>
                <w:rFonts w:hint="eastAsia"/>
                <w:lang w:eastAsia="zh-CN"/>
              </w:rPr>
              <w:t>录入</w:t>
            </w:r>
          </w:p>
        </w:tc>
        <w:tc>
          <w:tcPr>
            <w:tcW w:w="5011" w:type="dxa"/>
          </w:tcPr>
          <w:p>
            <w:pPr>
              <w:spacing w:afterLines="50"/>
              <w:jc w:val="both"/>
              <w:rPr>
                <w:lang w:eastAsia="zh-CN"/>
              </w:rPr>
            </w:pPr>
            <w:r>
              <w:rPr>
                <w:rFonts w:hint="eastAsia"/>
                <w:lang w:eastAsia="zh-CN"/>
              </w:rPr>
              <w:t>录入值：大于等于0的数值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trPr>
        <w:tc>
          <w:tcPr>
            <w:tcW w:w="1411" w:type="dxa"/>
          </w:tcPr>
          <w:p>
            <w:pPr>
              <w:spacing w:afterLines="50"/>
              <w:jc w:val="both"/>
              <w:rPr>
                <w:lang w:eastAsia="zh-CN"/>
              </w:rPr>
            </w:pPr>
            <w:r>
              <w:rPr>
                <w:lang w:eastAsia="zh-CN"/>
              </w:rPr>
              <w:t>通知单已缴总金额</w:t>
            </w:r>
          </w:p>
        </w:tc>
        <w:tc>
          <w:tcPr>
            <w:tcW w:w="995" w:type="dxa"/>
          </w:tcPr>
          <w:p>
            <w:pPr>
              <w:spacing w:after="0"/>
              <w:jc w:val="both"/>
              <w:rPr>
                <w:lang w:eastAsia="zh-CN"/>
              </w:rPr>
            </w:pPr>
            <w:r>
              <w:rPr>
                <w:rFonts w:hint="eastAsia"/>
                <w:lang w:eastAsia="zh-CN"/>
              </w:rPr>
              <w:t>显示</w:t>
            </w:r>
          </w:p>
        </w:tc>
        <w:tc>
          <w:tcPr>
            <w:tcW w:w="1563" w:type="dxa"/>
          </w:tcPr>
          <w:p>
            <w:pPr>
              <w:spacing w:after="0"/>
              <w:jc w:val="both"/>
              <w:rPr>
                <w:lang w:eastAsia="zh-CN"/>
              </w:rPr>
            </w:pPr>
            <w:r>
              <w:rPr>
                <w:rFonts w:hint="eastAsia"/>
                <w:lang w:eastAsia="zh-CN"/>
              </w:rPr>
              <w:t>系统展示</w:t>
            </w:r>
          </w:p>
        </w:tc>
        <w:tc>
          <w:tcPr>
            <w:tcW w:w="5011" w:type="dxa"/>
          </w:tcPr>
          <w:p>
            <w:pPr>
              <w:spacing w:afterLines="50"/>
              <w:jc w:val="both"/>
              <w:rPr>
                <w:lang w:eastAsia="zh-CN"/>
              </w:rPr>
            </w:pPr>
            <w:r>
              <w:rPr>
                <w:rFonts w:hint="eastAsia"/>
                <w:lang w:eastAsia="zh-CN"/>
              </w:rPr>
              <w:t>从缴费到账单取值。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1" w:type="dxa"/>
          </w:tcPr>
          <w:p>
            <w:pPr>
              <w:spacing w:afterLines="50"/>
              <w:jc w:val="both"/>
              <w:rPr>
                <w:lang w:eastAsia="zh-CN"/>
              </w:rPr>
            </w:pPr>
            <w:r>
              <w:rPr>
                <w:lang w:eastAsia="zh-CN"/>
              </w:rPr>
              <w:t>到账日期</w:t>
            </w:r>
          </w:p>
        </w:tc>
        <w:tc>
          <w:tcPr>
            <w:tcW w:w="995" w:type="dxa"/>
          </w:tcPr>
          <w:p>
            <w:pPr>
              <w:spacing w:after="0"/>
              <w:jc w:val="both"/>
              <w:rPr>
                <w:lang w:eastAsia="zh-CN"/>
              </w:rPr>
            </w:pPr>
            <w:r>
              <w:rPr>
                <w:rFonts w:hint="eastAsia"/>
                <w:lang w:eastAsia="zh-CN"/>
              </w:rPr>
              <w:t>必选</w:t>
            </w:r>
          </w:p>
        </w:tc>
        <w:tc>
          <w:tcPr>
            <w:tcW w:w="1563" w:type="dxa"/>
          </w:tcPr>
          <w:p>
            <w:pPr>
              <w:spacing w:after="0"/>
              <w:jc w:val="both"/>
              <w:rPr>
                <w:lang w:eastAsia="zh-CN"/>
              </w:rPr>
            </w:pPr>
            <w:r>
              <w:rPr>
                <w:rFonts w:hint="eastAsia"/>
                <w:lang w:eastAsia="zh-CN"/>
              </w:rPr>
              <w:t>帮助</w:t>
            </w:r>
          </w:p>
        </w:tc>
        <w:tc>
          <w:tcPr>
            <w:tcW w:w="5011" w:type="dxa"/>
          </w:tcPr>
          <w:p>
            <w:pPr>
              <w:spacing w:after="0"/>
              <w:jc w:val="both"/>
              <w:rPr>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1" w:type="dxa"/>
          </w:tcPr>
          <w:p>
            <w:pPr>
              <w:spacing w:afterLines="50"/>
              <w:jc w:val="both"/>
              <w:rPr>
                <w:lang w:eastAsia="zh-CN"/>
              </w:rPr>
            </w:pPr>
            <w:r>
              <w:rPr>
                <w:rFonts w:hint="eastAsia"/>
                <w:lang w:eastAsia="zh-CN"/>
              </w:rPr>
              <w:t>备注</w:t>
            </w:r>
          </w:p>
        </w:tc>
        <w:tc>
          <w:tcPr>
            <w:tcW w:w="995" w:type="dxa"/>
          </w:tcPr>
          <w:p>
            <w:pPr>
              <w:spacing w:after="0"/>
              <w:jc w:val="both"/>
              <w:rPr>
                <w:lang w:eastAsia="zh-CN"/>
              </w:rPr>
            </w:pPr>
            <w:r>
              <w:rPr>
                <w:rFonts w:hint="eastAsia"/>
                <w:lang w:eastAsia="zh-CN"/>
              </w:rPr>
              <w:t>可输</w:t>
            </w:r>
          </w:p>
        </w:tc>
        <w:tc>
          <w:tcPr>
            <w:tcW w:w="1563" w:type="dxa"/>
          </w:tcPr>
          <w:p>
            <w:pPr>
              <w:spacing w:after="0"/>
              <w:jc w:val="both"/>
              <w:rPr>
                <w:lang w:eastAsia="zh-CN"/>
              </w:rPr>
            </w:pPr>
            <w:r>
              <w:rPr>
                <w:rFonts w:hint="eastAsia"/>
                <w:lang w:eastAsia="zh-CN"/>
              </w:rPr>
              <w:t>录入</w:t>
            </w:r>
          </w:p>
        </w:tc>
        <w:tc>
          <w:tcPr>
            <w:tcW w:w="5011" w:type="dxa"/>
          </w:tcPr>
          <w:p>
            <w:pPr>
              <w:spacing w:after="0"/>
              <w:jc w:val="both"/>
              <w:rPr>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1" w:type="dxa"/>
          </w:tcPr>
          <w:p>
            <w:pPr>
              <w:spacing w:afterLines="50"/>
              <w:jc w:val="both"/>
              <w:rPr>
                <w:lang w:eastAsia="zh-CN"/>
              </w:rPr>
            </w:pPr>
            <w:r>
              <w:rPr>
                <w:rFonts w:hint="eastAsia"/>
                <w:lang w:eastAsia="zh-CN"/>
              </w:rPr>
              <w:t>复核意见</w:t>
            </w:r>
          </w:p>
        </w:tc>
        <w:tc>
          <w:tcPr>
            <w:tcW w:w="995" w:type="dxa"/>
          </w:tcPr>
          <w:p>
            <w:pPr>
              <w:spacing w:after="0"/>
              <w:jc w:val="both"/>
              <w:rPr>
                <w:lang w:eastAsia="zh-CN"/>
              </w:rPr>
            </w:pPr>
            <w:r>
              <w:rPr>
                <w:rFonts w:hint="eastAsia"/>
                <w:lang w:eastAsia="zh-CN"/>
              </w:rPr>
              <w:t>不可输</w:t>
            </w:r>
          </w:p>
        </w:tc>
        <w:tc>
          <w:tcPr>
            <w:tcW w:w="1563" w:type="dxa"/>
          </w:tcPr>
          <w:p>
            <w:pPr>
              <w:spacing w:after="0"/>
              <w:jc w:val="both"/>
              <w:rPr>
                <w:lang w:eastAsia="zh-CN"/>
              </w:rPr>
            </w:pPr>
            <w:r>
              <w:rPr>
                <w:rFonts w:hint="eastAsia"/>
                <w:lang w:eastAsia="zh-CN"/>
              </w:rPr>
              <w:t>录入</w:t>
            </w:r>
          </w:p>
        </w:tc>
        <w:tc>
          <w:tcPr>
            <w:tcW w:w="5011" w:type="dxa"/>
          </w:tcPr>
          <w:p>
            <w:pPr>
              <w:spacing w:after="0"/>
              <w:jc w:val="both"/>
              <w:rPr>
                <w:lang w:eastAsia="zh-CN"/>
              </w:rPr>
            </w:pPr>
            <w:r>
              <w:rPr>
                <w:rFonts w:hint="eastAsia"/>
                <w:lang w:eastAsia="zh-CN"/>
              </w:rPr>
              <w:t>经办不可输；复核岗，操作复核不通过时，该项必输项</w:t>
            </w:r>
          </w:p>
        </w:tc>
      </w:tr>
    </w:tbl>
    <w:p>
      <w:pPr>
        <w:spacing w:after="0"/>
        <w:ind w:left="420"/>
        <w:rPr>
          <w:b/>
          <w:lang w:eastAsia="zh-CN"/>
        </w:rPr>
      </w:pPr>
      <w:r>
        <w:rPr>
          <w:rFonts w:hint="eastAsia"/>
          <w:b/>
          <w:lang w:eastAsia="zh-CN"/>
        </w:rPr>
        <w:t>经办基本操作：</w:t>
      </w:r>
      <w:r>
        <w:rPr>
          <w:rFonts w:hint="eastAsia"/>
          <w:color w:val="FF0000"/>
          <w:lang w:eastAsia="zh-CN"/>
        </w:rPr>
        <w:t>(</w:t>
      </w:r>
      <w:r>
        <w:rPr>
          <w:rFonts w:hint="eastAsia"/>
          <w:b/>
          <w:color w:val="FF0000"/>
          <w:lang w:eastAsia="zh-CN"/>
        </w:rPr>
        <w:t>注：</w:t>
      </w:r>
      <w:r>
        <w:rPr>
          <w:rFonts w:hint="eastAsia"/>
          <w:color w:val="FF0000"/>
          <w:lang w:eastAsia="zh-CN"/>
        </w:rPr>
        <w:t xml:space="preserve"> xx代表投资产品编号)</w:t>
      </w:r>
    </w:p>
    <w:p>
      <w:pPr>
        <w:ind w:firstLine="900" w:firstLineChars="450"/>
        <w:rPr>
          <w:lang w:eastAsia="zh-CN"/>
        </w:rPr>
      </w:pPr>
      <w:r>
        <w:rPr>
          <w:rFonts w:hint="eastAsia"/>
          <w:lang w:eastAsia="zh-CN"/>
        </w:rPr>
        <w:t>增加：待生成“缴费记账单”，状态为“新增”。</w:t>
      </w:r>
    </w:p>
    <w:p>
      <w:pPr>
        <w:ind w:left="420" w:leftChars="210" w:firstLine="430" w:firstLineChars="215"/>
        <w:rPr>
          <w:lang w:eastAsia="zh-CN"/>
        </w:rPr>
      </w:pPr>
      <w:r>
        <w:rPr>
          <w:rFonts w:hint="eastAsia"/>
          <w:lang w:eastAsia="zh-CN"/>
        </w:rPr>
        <w:t>保存：判断是否为交易日，若不是，提示“今天不是处理日，不能份额抵缴费！”；抵扣方式选“投资占比”时，再检查该企业投资产品单位净值，</w:t>
      </w:r>
      <w:bookmarkStart w:id="181" w:name="OLE_LINK160"/>
      <w:bookmarkStart w:id="182" w:name="OLE_LINK159"/>
      <w:r>
        <w:rPr>
          <w:rFonts w:hint="eastAsia"/>
          <w:lang w:eastAsia="zh-CN"/>
        </w:rPr>
        <w:t>判断是否已维护，若未维护，提示“投资产品xx单位净值未维护”</w:t>
      </w:r>
      <w:bookmarkEnd w:id="181"/>
      <w:bookmarkEnd w:id="182"/>
      <w:r>
        <w:rPr>
          <w:rFonts w:hint="eastAsia"/>
          <w:lang w:eastAsia="zh-CN"/>
        </w:rPr>
        <w:t>，若有产品净值为0，提示“</w:t>
      </w:r>
      <w:r>
        <w:rPr>
          <w:lang w:eastAsia="zh-CN"/>
        </w:rPr>
        <w:t>投资产品</w:t>
      </w:r>
      <w:r>
        <w:rPr>
          <w:rFonts w:hint="eastAsia"/>
          <w:lang w:eastAsia="zh-CN"/>
        </w:rPr>
        <w:t>xx</w:t>
      </w:r>
      <w:r>
        <w:rPr>
          <w:lang w:eastAsia="zh-CN"/>
        </w:rPr>
        <w:t>净值为0，不能份额抵缴费</w:t>
      </w:r>
      <w:r>
        <w:rPr>
          <w:rFonts w:hint="eastAsia"/>
          <w:lang w:eastAsia="zh-CN"/>
        </w:rPr>
        <w:t>”；再检查企业投资产品的投资比例，若投资比例之和不是100%，提示“投资比例之和不为100%，请检查企业投资方案”：最后检查投资产品份额是否都足够抵扣，根据企业投资比例、单位净值和需抵扣金额，投资比例为0的产品不抵扣，先预算每个产品需抵扣金额的份额，</w:t>
      </w:r>
      <w:r>
        <w:rPr>
          <w:rFonts w:hint="eastAsia"/>
          <w:color w:val="000000"/>
          <w:lang w:eastAsia="zh-CN"/>
        </w:rPr>
        <w:t>最后一个产品份额采用倒减</w:t>
      </w:r>
      <w:r>
        <w:rPr>
          <w:rFonts w:hint="eastAsia"/>
          <w:color w:val="FF0000"/>
          <w:lang w:eastAsia="zh-CN"/>
        </w:rPr>
        <w:t>((需抵扣金额-已抵扣金额)/净值)</w:t>
      </w:r>
      <w:r>
        <w:rPr>
          <w:rFonts w:hint="eastAsia"/>
          <w:color w:val="000000"/>
          <w:lang w:eastAsia="zh-CN"/>
        </w:rPr>
        <w:t>，然后</w:t>
      </w:r>
      <w:r>
        <w:rPr>
          <w:rFonts w:hint="eastAsia"/>
          <w:lang w:eastAsia="zh-CN"/>
        </w:rPr>
        <w:t>与抵扣账户中对应产品份额之和</w:t>
      </w:r>
      <w:r>
        <w:rPr>
          <w:rFonts w:hint="eastAsia"/>
          <w:color w:val="FF0000"/>
          <w:lang w:eastAsia="zh-CN"/>
        </w:rPr>
        <w:t>(可用余额)</w:t>
      </w:r>
      <w:r>
        <w:rPr>
          <w:rFonts w:hint="eastAsia"/>
          <w:lang w:eastAsia="zh-CN"/>
        </w:rPr>
        <w:t>进行比较，</w:t>
      </w:r>
      <w:bookmarkStart w:id="183" w:name="OLE_LINK162"/>
      <w:bookmarkStart w:id="184" w:name="OLE_LINK161"/>
      <w:r>
        <w:rPr>
          <w:rFonts w:hint="eastAsia"/>
          <w:lang w:eastAsia="zh-CN"/>
        </w:rPr>
        <w:t>若存在产品份额不足，提示“投资产品xx份额不足，不能份额抵缴费”；</w:t>
      </w:r>
      <w:bookmarkEnd w:id="183"/>
      <w:bookmarkEnd w:id="184"/>
      <w:r>
        <w:rPr>
          <w:rFonts w:hint="eastAsia"/>
          <w:lang w:eastAsia="zh-CN"/>
        </w:rPr>
        <w:t>若产品份额都足够抵扣，允许保存，生成“缴费记账单号”，状态为“</w:t>
      </w:r>
      <w:r>
        <w:rPr>
          <w:lang w:eastAsia="zh-CN"/>
        </w:rPr>
        <w:t> </w:t>
      </w:r>
      <w:r>
        <w:rPr>
          <w:rFonts w:hint="eastAsia"/>
          <w:lang w:eastAsia="zh-CN"/>
        </w:rPr>
        <w:t>未提交”。</w:t>
      </w:r>
    </w:p>
    <w:p>
      <w:pPr>
        <w:ind w:firstLine="850" w:firstLineChars="425"/>
        <w:rPr>
          <w:lang w:eastAsia="zh-CN"/>
        </w:rPr>
      </w:pPr>
      <w:r>
        <w:rPr>
          <w:rFonts w:hint="eastAsia"/>
          <w:lang w:eastAsia="zh-CN"/>
        </w:rPr>
        <w:t>提交：提交“缴费记账单号”，状态为“已提交”，待复核。</w:t>
      </w:r>
    </w:p>
    <w:p>
      <w:pPr>
        <w:ind w:left="420" w:firstLine="430" w:firstLineChars="215"/>
        <w:rPr>
          <w:lang w:eastAsia="zh-CN"/>
        </w:rPr>
      </w:pPr>
      <w:r>
        <w:rPr>
          <w:rFonts w:hint="eastAsia"/>
          <w:lang w:eastAsia="zh-CN"/>
        </w:rPr>
        <w:t>删除：选中“缴费记账单”，将其删除（物理删除）。</w:t>
      </w:r>
    </w:p>
    <w:p>
      <w:pPr>
        <w:ind w:firstLine="850" w:firstLineChars="425"/>
        <w:rPr>
          <w:lang w:eastAsia="zh-CN"/>
        </w:rPr>
      </w:pPr>
      <w:r>
        <w:rPr>
          <w:rFonts w:hint="eastAsia"/>
          <w:lang w:eastAsia="zh-CN"/>
        </w:rPr>
        <w:t>退出：返回至工作台。</w:t>
      </w:r>
    </w:p>
    <w:p>
      <w:pPr>
        <w:ind w:left="420"/>
        <w:rPr>
          <w:b/>
          <w:lang w:eastAsia="zh-CN"/>
        </w:rPr>
      </w:pPr>
      <w:r>
        <w:rPr>
          <w:rFonts w:hint="eastAsia"/>
          <w:b/>
          <w:lang w:eastAsia="zh-CN"/>
        </w:rPr>
        <w:t>经办基本输出：</w:t>
      </w:r>
    </w:p>
    <w:p>
      <w:pPr>
        <w:ind w:left="420"/>
        <w:rPr>
          <w:lang w:eastAsia="zh-CN"/>
        </w:rPr>
      </w:pPr>
      <w:r>
        <w:rPr>
          <w:lang w:eastAsia="zh-CN"/>
        </w:rPr>
        <w:tab/>
      </w:r>
      <w:r>
        <w:rPr>
          <w:rFonts w:hint="eastAsia"/>
          <w:lang w:eastAsia="zh-CN"/>
        </w:rPr>
        <w:t>进入份额抵缴费录入页面或提示信息。</w:t>
      </w:r>
    </w:p>
    <w:p>
      <w:pPr>
        <w:pStyle w:val="5"/>
      </w:pPr>
      <w:bookmarkStart w:id="185" w:name="_Toc407003758"/>
      <w:r>
        <w:rPr>
          <w:rFonts w:hint="eastAsia"/>
        </w:rPr>
        <w:t>其他输入输出要求</w:t>
      </w:r>
      <w:bookmarkEnd w:id="185"/>
    </w:p>
    <w:p>
      <w:pPr>
        <w:rPr>
          <w:color w:val="000000"/>
          <w:lang w:eastAsia="zh-CN"/>
        </w:rPr>
      </w:pPr>
      <w:r>
        <w:rPr>
          <w:rFonts w:hint="eastAsia"/>
          <w:color w:val="000000"/>
          <w:lang w:eastAsia="zh-CN"/>
        </w:rPr>
        <w:t>1.补充：左边列表数据展示</w:t>
      </w:r>
    </w:p>
    <w:p>
      <w:pPr>
        <w:ind w:firstLine="200" w:firstLineChars="100"/>
        <w:rPr>
          <w:color w:val="FF0000"/>
          <w:lang w:eastAsia="zh-CN"/>
        </w:rPr>
      </w:pPr>
      <w:r>
        <w:rPr>
          <w:rFonts w:hint="eastAsia"/>
          <w:color w:val="000000"/>
          <w:lang w:eastAsia="zh-CN"/>
        </w:rPr>
        <w:t>该列表展示的缴费记账单，状态是“保存”（即已“保存”或“未提交”或者“复核不通过”）。</w:t>
      </w:r>
    </w:p>
    <w:tbl>
      <w:tblPr>
        <w:tblStyle w:val="32"/>
        <w:tblW w:w="95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2"/>
        <w:gridCol w:w="1189"/>
        <w:gridCol w:w="1338"/>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9" w:hRule="atLeast"/>
        </w:trPr>
        <w:tc>
          <w:tcPr>
            <w:tcW w:w="2342" w:type="dxa"/>
            <w:shd w:val="clear" w:color="auto" w:fill="FFFF00"/>
            <w:vAlign w:val="center"/>
          </w:tcPr>
          <w:p>
            <w:pPr>
              <w:spacing w:after="0"/>
              <w:jc w:val="both"/>
              <w:rPr>
                <w:b/>
                <w:bCs/>
                <w:shd w:val="clear" w:color="auto" w:fill="FFFF00"/>
                <w:lang w:eastAsia="zh-CN"/>
              </w:rPr>
            </w:pPr>
            <w:r>
              <w:rPr>
                <w:rFonts w:hint="eastAsia"/>
                <w:b/>
                <w:bCs/>
                <w:shd w:val="clear" w:color="auto" w:fill="FFFF00"/>
                <w:lang w:eastAsia="zh-CN"/>
              </w:rPr>
              <w:t>字段名称</w:t>
            </w:r>
          </w:p>
        </w:tc>
        <w:tc>
          <w:tcPr>
            <w:tcW w:w="1189" w:type="dxa"/>
            <w:shd w:val="clear" w:color="auto" w:fill="FFFF00"/>
            <w:vAlign w:val="center"/>
          </w:tcPr>
          <w:p>
            <w:pPr>
              <w:spacing w:after="0"/>
              <w:jc w:val="both"/>
              <w:rPr>
                <w:b/>
                <w:bCs/>
                <w:shd w:val="clear" w:color="auto" w:fill="FFFF00"/>
                <w:lang w:eastAsia="zh-CN"/>
              </w:rPr>
            </w:pPr>
            <w:r>
              <w:rPr>
                <w:rFonts w:hint="eastAsia"/>
                <w:b/>
                <w:bCs/>
                <w:shd w:val="clear" w:color="auto" w:fill="FFFF00"/>
                <w:lang w:eastAsia="zh-CN"/>
              </w:rPr>
              <w:t>属性</w:t>
            </w:r>
          </w:p>
        </w:tc>
        <w:tc>
          <w:tcPr>
            <w:tcW w:w="1338" w:type="dxa"/>
            <w:shd w:val="clear" w:color="auto" w:fill="FFFF00"/>
            <w:vAlign w:val="center"/>
          </w:tcPr>
          <w:p>
            <w:pPr>
              <w:spacing w:after="0"/>
              <w:jc w:val="both"/>
              <w:rPr>
                <w:b/>
                <w:bCs/>
                <w:shd w:val="clear" w:color="auto" w:fill="FFFF00"/>
                <w:lang w:eastAsia="zh-CN"/>
              </w:rPr>
            </w:pPr>
            <w:r>
              <w:rPr>
                <w:rFonts w:hint="eastAsia"/>
                <w:b/>
                <w:bCs/>
                <w:shd w:val="clear" w:color="auto" w:fill="FFFF00"/>
                <w:lang w:eastAsia="zh-CN"/>
              </w:rPr>
              <w:t>方式</w:t>
            </w:r>
          </w:p>
        </w:tc>
        <w:tc>
          <w:tcPr>
            <w:tcW w:w="4644" w:type="dxa"/>
            <w:shd w:val="clear" w:color="auto" w:fill="FFFF00"/>
            <w:vAlign w:val="center"/>
          </w:tcPr>
          <w:p>
            <w:pPr>
              <w:spacing w:after="0"/>
              <w:jc w:val="both"/>
              <w:rPr>
                <w:b/>
                <w:bCs/>
                <w:shd w:val="clear" w:color="auto" w:fill="FFFF00"/>
                <w:lang w:eastAsia="zh-CN"/>
              </w:rPr>
            </w:pPr>
            <w:r>
              <w:rPr>
                <w:rFonts w:hint="eastAsia"/>
                <w:b/>
                <w:bCs/>
                <w:shd w:val="clear" w:color="auto" w:fill="FFFF00"/>
                <w:lang w:eastAsia="zh-CN"/>
              </w:rPr>
              <w:t>注释/取值范围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1" w:hRule="atLeast"/>
        </w:trPr>
        <w:tc>
          <w:tcPr>
            <w:tcW w:w="2342" w:type="dxa"/>
          </w:tcPr>
          <w:p>
            <w:pPr>
              <w:spacing w:afterLines="50"/>
              <w:rPr>
                <w:rFonts w:ascii="宋体" w:hAnsi="宋体"/>
                <w:bCs/>
                <w:lang w:eastAsia="zh-CN"/>
              </w:rPr>
            </w:pPr>
            <w:r>
              <w:rPr>
                <w:rFonts w:hint="eastAsia" w:ascii="宋体" w:hAnsi="宋体"/>
                <w:bCs/>
                <w:lang w:eastAsia="zh-CN"/>
              </w:rPr>
              <w:t>缴费记账单</w:t>
            </w:r>
          </w:p>
        </w:tc>
        <w:tc>
          <w:tcPr>
            <w:tcW w:w="1189" w:type="dxa"/>
            <w:vAlign w:val="center"/>
          </w:tcPr>
          <w:p>
            <w:pPr>
              <w:spacing w:afterLines="50"/>
              <w:rPr>
                <w:b/>
                <w:kern w:val="28"/>
                <w:sz w:val="32"/>
                <w:lang w:eastAsia="zh-CN"/>
              </w:rPr>
            </w:pPr>
            <w:r>
              <w:rPr>
                <w:rFonts w:hint="eastAsia" w:ascii="宋体" w:hAnsi="宋体"/>
                <w:bCs/>
                <w:lang w:eastAsia="zh-CN"/>
              </w:rPr>
              <w:t>显示</w:t>
            </w:r>
          </w:p>
        </w:tc>
        <w:tc>
          <w:tcPr>
            <w:tcW w:w="1338" w:type="dxa"/>
            <w:vAlign w:val="center"/>
          </w:tcPr>
          <w:p>
            <w:pPr>
              <w:spacing w:afterLines="50"/>
              <w:rPr>
                <w:b/>
                <w:kern w:val="28"/>
                <w:sz w:val="32"/>
                <w:lang w:eastAsia="zh-CN"/>
              </w:rPr>
            </w:pPr>
            <w:r>
              <w:rPr>
                <w:rFonts w:hint="eastAsia" w:ascii="宋体" w:hAnsi="宋体"/>
                <w:bCs/>
                <w:lang w:eastAsia="zh-CN"/>
              </w:rPr>
              <w:t>系统展示</w:t>
            </w:r>
          </w:p>
        </w:tc>
        <w:tc>
          <w:tcPr>
            <w:tcW w:w="4644" w:type="dxa"/>
          </w:tcPr>
          <w:p>
            <w:pPr>
              <w:spacing w:after="0"/>
              <w:rPr>
                <w:rFonts w:ascii="宋体" w:hAnsi="宋体"/>
                <w:lang w:eastAsia="zh-CN"/>
              </w:rPr>
            </w:pPr>
            <w:r>
              <w:rPr>
                <w:rFonts w:hint="eastAsia" w:ascii="宋体" w:hAnsi="宋体"/>
                <w:lang w:eastAsia="zh-CN"/>
              </w:rPr>
              <w:t>计划下所有处于保存状态的缴费记账单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26" w:hRule="atLeast"/>
        </w:trPr>
        <w:tc>
          <w:tcPr>
            <w:tcW w:w="2342" w:type="dxa"/>
          </w:tcPr>
          <w:p>
            <w:pPr>
              <w:spacing w:afterLines="50"/>
              <w:rPr>
                <w:rFonts w:ascii="宋体" w:hAnsi="宋体"/>
                <w:bCs/>
                <w:i/>
                <w:lang w:eastAsia="zh-CN"/>
              </w:rPr>
            </w:pPr>
            <w:r>
              <w:rPr>
                <w:rFonts w:hint="eastAsia" w:ascii="宋体" w:hAnsi="宋体"/>
                <w:bCs/>
                <w:lang w:eastAsia="zh-CN"/>
              </w:rPr>
              <w:t>状态</w:t>
            </w:r>
          </w:p>
        </w:tc>
        <w:tc>
          <w:tcPr>
            <w:tcW w:w="1189" w:type="dxa"/>
            <w:vAlign w:val="center"/>
          </w:tcPr>
          <w:p>
            <w:pPr>
              <w:spacing w:afterLines="50"/>
              <w:rPr>
                <w:b/>
                <w:kern w:val="28"/>
                <w:sz w:val="32"/>
                <w:lang w:eastAsia="zh-CN"/>
              </w:rPr>
            </w:pPr>
            <w:r>
              <w:rPr>
                <w:rFonts w:hint="eastAsia" w:ascii="宋体" w:hAnsi="宋体"/>
                <w:bCs/>
                <w:lang w:eastAsia="zh-CN"/>
              </w:rPr>
              <w:t>显示</w:t>
            </w:r>
          </w:p>
        </w:tc>
        <w:tc>
          <w:tcPr>
            <w:tcW w:w="1338" w:type="dxa"/>
            <w:vAlign w:val="center"/>
          </w:tcPr>
          <w:p>
            <w:pPr>
              <w:spacing w:afterLines="50"/>
              <w:rPr>
                <w:b/>
                <w:kern w:val="28"/>
                <w:sz w:val="32"/>
                <w:lang w:eastAsia="zh-CN"/>
              </w:rPr>
            </w:pPr>
            <w:r>
              <w:rPr>
                <w:rFonts w:hint="eastAsia" w:ascii="宋体" w:hAnsi="宋体"/>
                <w:bCs/>
                <w:lang w:eastAsia="zh-CN"/>
              </w:rPr>
              <w:t>系统展示</w:t>
            </w:r>
          </w:p>
        </w:tc>
        <w:tc>
          <w:tcPr>
            <w:tcW w:w="4644" w:type="dxa"/>
          </w:tcPr>
          <w:p>
            <w:pPr>
              <w:spacing w:afterLines="50"/>
              <w:rPr>
                <w:rFonts w:ascii="宋体" w:hAnsi="宋体"/>
                <w:b/>
                <w:kern w:val="28"/>
                <w:sz w:val="32"/>
                <w:lang w:eastAsia="zh-CN"/>
              </w:rPr>
            </w:pPr>
            <w:r>
              <w:rPr>
                <w:rFonts w:hint="eastAsia" w:ascii="宋体" w:hAnsi="宋体"/>
                <w:bCs/>
                <w:lang w:eastAsia="zh-CN"/>
              </w:rPr>
              <w:t>点“新增”时，显示“新增”；点“保存”时，显示为“未提交”；</w:t>
            </w:r>
          </w:p>
        </w:tc>
      </w:tr>
    </w:tbl>
    <w:p>
      <w:pPr>
        <w:pStyle w:val="5"/>
        <w:spacing w:beforeLines="100"/>
        <w:ind w:left="862" w:hanging="862"/>
      </w:pPr>
      <w:bookmarkStart w:id="186" w:name="_Toc407003759"/>
      <w:r>
        <w:rPr>
          <w:rFonts w:hint="eastAsia"/>
        </w:rPr>
        <w:t>功能逻辑（可选）</w:t>
      </w:r>
      <w:bookmarkEnd w:id="186"/>
    </w:p>
    <w:p>
      <w:pPr>
        <w:ind w:firstLine="420"/>
        <w:rPr>
          <w:lang w:eastAsia="zh-CN"/>
        </w:rPr>
      </w:pPr>
      <w:r>
        <w:rPr>
          <w:rFonts w:hint="eastAsia"/>
          <w:lang w:eastAsia="zh-CN"/>
        </w:rPr>
        <w:t>Java处理逻辑：</w:t>
      </w:r>
    </w:p>
    <w:p>
      <w:pPr>
        <w:ind w:firstLine="420"/>
        <w:rPr>
          <w:lang w:eastAsia="zh-CN"/>
        </w:rPr>
      </w:pPr>
      <w:r>
        <w:rPr>
          <w:rFonts w:hint="eastAsia"/>
          <w:lang w:eastAsia="zh-CN"/>
        </w:rPr>
        <w:t>检验缴费申请是否是个人缴费，当前业务日期是否是处理日，该计划所有产品净值是否已维护，是否做过其他缴费到账；若抵扣方式选择了“投资比例”，按企业投资方案的产品，检查抵扣账户中对应产品份额之和是否都足够抵扣.；以上条件满足生成缴费记账单，状态为“已提交”。</w:t>
      </w:r>
    </w:p>
    <w:p>
      <w:pPr>
        <w:ind w:firstLine="400" w:firstLineChars="200"/>
        <w:rPr>
          <w:lang w:eastAsia="zh-CN"/>
        </w:rPr>
      </w:pPr>
      <w:r>
        <w:rPr>
          <w:rFonts w:hint="eastAsia"/>
          <w:lang w:eastAsia="zh-CN"/>
        </w:rPr>
        <w:t>插入队列任务，业务状态为“已提交”，任务状态为“待处理”。</w:t>
      </w:r>
    </w:p>
    <w:p>
      <w:pPr>
        <w:ind w:firstLine="400" w:firstLineChars="200"/>
        <w:rPr>
          <w:lang w:eastAsia="zh-CN"/>
        </w:rPr>
      </w:pPr>
      <w:r>
        <w:rPr>
          <w:rFonts w:hint="eastAsia"/>
          <w:lang w:eastAsia="zh-CN"/>
        </w:rPr>
        <w:t>插入缴费到账，业务状态为“已提交”。</w:t>
      </w:r>
    </w:p>
    <w:p>
      <w:pPr>
        <w:pStyle w:val="6"/>
      </w:pPr>
      <w:bookmarkStart w:id="187" w:name="_Toc407003760"/>
      <w:r>
        <w:rPr>
          <w:rFonts w:hint="eastAsia"/>
        </w:rPr>
        <w:t>功能流程</w:t>
      </w:r>
      <w:bookmarkEnd w:id="187"/>
    </w:p>
    <w:p>
      <w:pPr>
        <w:rPr>
          <w:color w:val="000000"/>
          <w:lang w:eastAsia="zh-CN"/>
        </w:rPr>
      </w:pPr>
      <w:r>
        <w:rPr>
          <w:rFonts w:hint="eastAsia"/>
          <w:color w:val="000000"/>
          <w:lang w:eastAsia="zh-CN"/>
        </w:rPr>
        <w:t>经办功能流程图:</w:t>
      </w:r>
    </w:p>
    <w:p>
      <w:pPr>
        <w:rPr>
          <w:lang w:eastAsia="zh-CN"/>
        </w:rPr>
      </w:pPr>
      <w:r>
        <w:object>
          <v:shape id="_x0000_i1045" o:spt="75" type="#_x0000_t75" style="height:500.25pt;width:334.5pt;" o:ole="t" filled="f" o:preferrelative="t" stroked="f" coordsize="21600,21600">
            <v:path/>
            <v:fill on="f" focussize="0,0"/>
            <v:stroke on="f" joinstyle="miter"/>
            <v:imagedata r:id="rId64" o:title=""/>
            <o:lock v:ext="edit" aspectratio="t"/>
            <w10:wrap type="none"/>
            <w10:anchorlock/>
          </v:shape>
          <o:OLEObject Type="Embed" ProgID="Visio.Drawing.11" ShapeID="_x0000_i1045" DrawAspect="Content" ObjectID="_1468075745" r:id="rId63">
            <o:LockedField>false</o:LockedField>
          </o:OLEObject>
        </w:object>
      </w:r>
    </w:p>
    <w:p>
      <w:pPr>
        <w:pStyle w:val="6"/>
      </w:pPr>
      <w:bookmarkStart w:id="188" w:name="_Toc407003761"/>
      <w:r>
        <w:rPr>
          <w:rFonts w:hint="eastAsia"/>
        </w:rPr>
        <w:t>功能流程描述</w:t>
      </w:r>
      <w:bookmarkEnd w:id="188"/>
    </w:p>
    <w:p>
      <w:pPr>
        <w:ind w:firstLine="420"/>
        <w:rPr>
          <w:color w:val="000000"/>
          <w:lang w:eastAsia="zh-CN"/>
        </w:rPr>
      </w:pPr>
      <w:r>
        <w:rPr>
          <w:rFonts w:hint="eastAsia"/>
          <w:color w:val="000000"/>
          <w:lang w:eastAsia="zh-CN"/>
        </w:rPr>
        <w:t>参照功能说明.</w:t>
      </w:r>
    </w:p>
    <w:p>
      <w:pPr>
        <w:pStyle w:val="5"/>
      </w:pPr>
      <w:bookmarkStart w:id="189" w:name="_Toc254708422"/>
      <w:bookmarkStart w:id="190" w:name="_Toc407003762"/>
      <w:r>
        <w:rPr>
          <w:rFonts w:hint="eastAsia"/>
        </w:rPr>
        <w:t>功能检查</w:t>
      </w:r>
      <w:bookmarkEnd w:id="189"/>
      <w:bookmarkEnd w:id="190"/>
    </w:p>
    <w:p>
      <w:pPr>
        <w:ind w:firstLine="420"/>
        <w:rPr>
          <w:color w:val="000000"/>
          <w:lang w:eastAsia="zh-CN"/>
        </w:rPr>
      </w:pPr>
      <w:r>
        <w:rPr>
          <w:rFonts w:hint="eastAsia"/>
          <w:color w:val="000000"/>
          <w:lang w:eastAsia="zh-CN"/>
        </w:rPr>
        <w:t>【说明】列示对本功能不在上述功能流程中的检查点。</w:t>
      </w:r>
    </w:p>
    <w:p>
      <w:pPr>
        <w:pStyle w:val="5"/>
      </w:pPr>
      <w:bookmarkStart w:id="191" w:name="_Toc407003763"/>
      <w:r>
        <w:rPr>
          <w:rFonts w:hint="eastAsia"/>
        </w:rPr>
        <w:t>其它特殊处理和控制</w:t>
      </w:r>
      <w:bookmarkEnd w:id="191"/>
    </w:p>
    <w:p>
      <w:pPr>
        <w:ind w:firstLine="420"/>
        <w:rPr>
          <w:color w:val="000000"/>
          <w:lang w:eastAsia="zh-CN"/>
        </w:rPr>
      </w:pPr>
      <w:r>
        <w:rPr>
          <w:rFonts w:hint="eastAsia"/>
          <w:color w:val="000000"/>
          <w:lang w:eastAsia="zh-CN"/>
        </w:rPr>
        <w:t>【说明】列示本功能特殊处理和控制</w:t>
      </w:r>
    </w:p>
    <w:p>
      <w:pPr>
        <w:pStyle w:val="4"/>
        <w:ind w:left="720"/>
      </w:pPr>
      <w:bookmarkStart w:id="192" w:name="_Toc409427534"/>
      <w:bookmarkStart w:id="193" w:name="_Toc407003764"/>
      <w:r>
        <w:rPr>
          <w:rFonts w:hint="eastAsia"/>
        </w:rPr>
        <w:t>功能点2：份额抵缴费_复核</w:t>
      </w:r>
      <w:bookmarkEnd w:id="192"/>
      <w:bookmarkEnd w:id="193"/>
    </w:p>
    <w:p>
      <w:pPr>
        <w:pStyle w:val="5"/>
      </w:pPr>
      <w:bookmarkStart w:id="194" w:name="_Toc407003765"/>
      <w:r>
        <w:rPr>
          <w:rFonts w:hint="eastAsia"/>
        </w:rPr>
        <w:t>功能说明</w:t>
      </w:r>
      <w:bookmarkEnd w:id="194"/>
    </w:p>
    <w:p>
      <w:pPr>
        <w:ind w:left="420" w:leftChars="210" w:firstLine="426" w:firstLineChars="213"/>
        <w:rPr>
          <w:lang w:eastAsia="zh-CN"/>
        </w:rPr>
      </w:pPr>
      <w:r>
        <w:rPr>
          <w:rFonts w:hint="eastAsia"/>
          <w:lang w:eastAsia="zh-CN"/>
        </w:rPr>
        <w:t>本功能实现份额抵缴费到账申请录入复核。</w:t>
      </w:r>
    </w:p>
    <w:p>
      <w:pPr>
        <w:ind w:left="420" w:leftChars="210" w:firstLine="426" w:firstLineChars="213"/>
        <w:rPr>
          <w:del w:id="5" w:author="刘献美" w:date="2015-01-15T14:37:00Z"/>
          <w:lang w:eastAsia="zh-CN"/>
        </w:rPr>
      </w:pPr>
      <w:r>
        <w:rPr>
          <w:rFonts w:hint="eastAsia"/>
          <w:lang w:eastAsia="zh-CN"/>
        </w:rPr>
        <w:t>本功能对已经提交的缴费记账单号（份额抵缴费缴费到账单），二次录入复核。</w:t>
      </w:r>
      <w:bookmarkStart w:id="195" w:name="OLE_LINK164"/>
      <w:bookmarkStart w:id="196" w:name="OLE_LINK163"/>
    </w:p>
    <w:bookmarkEnd w:id="195"/>
    <w:bookmarkEnd w:id="196"/>
    <w:p>
      <w:pPr>
        <w:ind w:left="420" w:leftChars="210" w:firstLine="426" w:firstLineChars="213"/>
        <w:rPr>
          <w:lang w:eastAsia="zh-CN"/>
        </w:rPr>
      </w:pPr>
      <w:r>
        <w:rPr>
          <w:rFonts w:hint="eastAsia"/>
          <w:lang w:eastAsia="zh-CN"/>
        </w:rPr>
        <w:t>在缴费记账单号复核后：</w:t>
      </w:r>
    </w:p>
    <w:p>
      <w:pPr>
        <w:ind w:left="420" w:leftChars="210" w:firstLine="850" w:firstLineChars="425"/>
        <w:rPr>
          <w:lang w:eastAsia="zh-CN"/>
        </w:rPr>
      </w:pPr>
      <w:r>
        <w:rPr>
          <w:rFonts w:hint="eastAsia"/>
          <w:lang w:eastAsia="zh-CN"/>
        </w:rPr>
        <w:t>更新队列任务，业务状态为“已复核”，待复核，任务状态为“未处理”，待任务执行。</w:t>
      </w:r>
    </w:p>
    <w:p>
      <w:pPr>
        <w:ind w:left="420" w:leftChars="210" w:firstLine="850" w:firstLineChars="425"/>
        <w:rPr>
          <w:lang w:eastAsia="zh-CN"/>
        </w:rPr>
      </w:pPr>
      <w:r>
        <w:rPr>
          <w:rFonts w:hint="eastAsia"/>
          <w:lang w:eastAsia="zh-CN"/>
        </w:rPr>
        <w:t>更新缴费申请，申请单状态为“已到账”录入，未实际到账。</w:t>
      </w:r>
    </w:p>
    <w:p>
      <w:pPr>
        <w:ind w:left="420" w:leftChars="210" w:firstLine="850" w:firstLineChars="425"/>
        <w:rPr>
          <w:lang w:eastAsia="zh-CN"/>
        </w:rPr>
      </w:pPr>
      <w:r>
        <w:rPr>
          <w:rFonts w:hint="eastAsia"/>
          <w:lang w:eastAsia="zh-CN"/>
        </w:rPr>
        <w:t>更新缴费到账，业务状态为“已复核”，未实际到账。</w:t>
      </w:r>
    </w:p>
    <w:p>
      <w:pPr>
        <w:pStyle w:val="5"/>
      </w:pPr>
      <w:bookmarkStart w:id="197" w:name="_Toc407003766"/>
      <w:r>
        <w:rPr>
          <w:rFonts w:hint="eastAsia"/>
        </w:rPr>
        <w:t>用户范围及权限</w:t>
      </w:r>
      <w:bookmarkEnd w:id="197"/>
    </w:p>
    <w:p>
      <w:pPr>
        <w:ind w:firstLine="420"/>
        <w:rPr>
          <w:color w:val="000000"/>
          <w:lang w:eastAsia="zh-CN"/>
        </w:rPr>
      </w:pPr>
      <w:r>
        <w:rPr>
          <w:rFonts w:hint="eastAsia"/>
          <w:lang w:eastAsia="zh-CN"/>
        </w:rPr>
        <w:t>本功能不进行权限控制，由9999权限分配给特定人执行</w:t>
      </w:r>
      <w:r>
        <w:rPr>
          <w:rFonts w:hint="eastAsia"/>
          <w:color w:val="000000"/>
          <w:lang w:eastAsia="zh-CN"/>
        </w:rPr>
        <w:t>。</w:t>
      </w:r>
    </w:p>
    <w:p>
      <w:pPr>
        <w:pStyle w:val="5"/>
      </w:pPr>
      <w:bookmarkStart w:id="198" w:name="_Toc407003767"/>
      <w:r>
        <w:rPr>
          <w:rFonts w:hint="eastAsia"/>
        </w:rPr>
        <w:t>功能界面（可选）</w:t>
      </w:r>
      <w:bookmarkEnd w:id="198"/>
    </w:p>
    <w:p>
      <w:pPr>
        <w:pStyle w:val="6"/>
      </w:pPr>
      <w:bookmarkStart w:id="199" w:name="_Toc407003768"/>
      <w:r>
        <w:rPr>
          <w:rFonts w:hint="eastAsia"/>
        </w:rPr>
        <w:t>功能菜单</w:t>
      </w:r>
      <w:bookmarkEnd w:id="199"/>
    </w:p>
    <w:p>
      <w:pPr>
        <w:ind w:left="420" w:leftChars="210" w:firstLine="700" w:firstLineChars="350"/>
        <w:rPr>
          <w:color w:val="000000"/>
          <w:lang w:eastAsia="zh-CN"/>
        </w:rPr>
      </w:pPr>
      <w:r>
        <w:rPr>
          <w:rFonts w:hint="eastAsia"/>
          <w:color w:val="000000"/>
          <w:lang w:eastAsia="zh-CN"/>
        </w:rPr>
        <w:t>菜单位置：</w:t>
      </w:r>
    </w:p>
    <w:p>
      <w:pPr>
        <w:ind w:left="420" w:leftChars="210" w:firstLine="1300" w:firstLineChars="650"/>
        <w:rPr>
          <w:color w:val="000000"/>
          <w:lang w:eastAsia="zh-CN"/>
        </w:rPr>
      </w:pPr>
      <w:r>
        <w:rPr>
          <w:rFonts w:hint="eastAsia"/>
          <w:color w:val="000000"/>
          <w:lang w:eastAsia="zh-CN"/>
        </w:rPr>
        <w:t>业务管理 =&gt; 缴费业务 =&gt; 缴费核对=&gt; 份额抵扣缴费到账复核</w:t>
      </w:r>
    </w:p>
    <w:p>
      <w:pPr>
        <w:pStyle w:val="6"/>
      </w:pPr>
      <w:bookmarkStart w:id="200" w:name="_Toc407003769"/>
      <w:r>
        <w:rPr>
          <w:rFonts w:hint="eastAsia"/>
          <w:lang w:eastAsia="zh-CN"/>
        </w:rPr>
        <w:t>初始界面</w:t>
      </w:r>
      <w:bookmarkEnd w:id="200"/>
    </w:p>
    <w:p>
      <w:pPr>
        <w:ind w:left="420" w:leftChars="210" w:firstLine="301" w:firstLineChars="150"/>
        <w:rPr>
          <w:b/>
          <w:lang w:eastAsia="zh-CN"/>
        </w:rPr>
      </w:pPr>
      <w:r>
        <w:rPr>
          <w:rFonts w:hint="eastAsia"/>
          <w:b/>
          <w:lang w:eastAsia="zh-CN"/>
        </w:rPr>
        <w:t xml:space="preserve">复核初始页面：  </w:t>
      </w:r>
    </w:p>
    <w:p>
      <w:pPr>
        <w:ind w:left="420" w:leftChars="210" w:firstLine="301" w:firstLineChars="150"/>
        <w:rPr>
          <w:b/>
          <w:lang w:eastAsia="zh-CN"/>
        </w:rPr>
      </w:pPr>
      <w:r>
        <w:rPr>
          <w:b/>
          <w:lang w:eastAsia="zh-CN"/>
        </w:rPr>
        <w:drawing>
          <wp:inline distT="0" distB="0" distL="0" distR="0">
            <wp:extent cx="5381625" cy="2838450"/>
            <wp:effectExtent l="0" t="0" r="9525" b="0"/>
            <wp:docPr id="22" name="图片 5" descr="说明: D:\MyFiles\三期开发\份额抵缴费\份额抵缴费复核—初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说明: D:\MyFiles\三期开发\份额抵缴费\份额抵缴费复核—初始.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5381625" cy="2838450"/>
                    </a:xfrm>
                    <a:prstGeom prst="rect">
                      <a:avLst/>
                    </a:prstGeom>
                    <a:noFill/>
                    <a:ln>
                      <a:noFill/>
                    </a:ln>
                  </pic:spPr>
                </pic:pic>
              </a:graphicData>
            </a:graphic>
          </wp:inline>
        </w:drawing>
      </w:r>
    </w:p>
    <w:p>
      <w:pPr>
        <w:ind w:left="840" w:leftChars="420"/>
        <w:rPr>
          <w:b/>
          <w:lang w:eastAsia="zh-CN"/>
        </w:rPr>
      </w:pPr>
      <w:r>
        <w:rPr>
          <w:rFonts w:hint="eastAsia"/>
          <w:b/>
          <w:lang w:eastAsia="zh-CN"/>
        </w:rPr>
        <w:t>输入验证：</w:t>
      </w:r>
    </w:p>
    <w:tbl>
      <w:tblPr>
        <w:tblStyle w:val="32"/>
        <w:tblW w:w="8505" w:type="dxa"/>
        <w:tblInd w:w="8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4"/>
        <w:gridCol w:w="1189"/>
        <w:gridCol w:w="1339"/>
        <w:gridCol w:w="4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3" w:hRule="atLeast"/>
        </w:trPr>
        <w:tc>
          <w:tcPr>
            <w:tcW w:w="1944" w:type="dxa"/>
            <w:shd w:val="clear" w:color="auto" w:fill="FFFF00"/>
            <w:vAlign w:val="center"/>
          </w:tcPr>
          <w:p>
            <w:pPr>
              <w:spacing w:after="0"/>
              <w:jc w:val="both"/>
              <w:rPr>
                <w:b/>
                <w:bCs/>
                <w:shd w:val="clear" w:color="auto" w:fill="FFFF00"/>
                <w:lang w:eastAsia="zh-CN"/>
              </w:rPr>
            </w:pPr>
            <w:r>
              <w:rPr>
                <w:rFonts w:hint="eastAsia"/>
                <w:b/>
                <w:bCs/>
                <w:shd w:val="clear" w:color="auto" w:fill="FFFF00"/>
                <w:lang w:eastAsia="zh-CN"/>
              </w:rPr>
              <w:t>字段名称</w:t>
            </w:r>
          </w:p>
        </w:tc>
        <w:tc>
          <w:tcPr>
            <w:tcW w:w="1189" w:type="dxa"/>
            <w:shd w:val="clear" w:color="auto" w:fill="FFFF00"/>
            <w:vAlign w:val="center"/>
          </w:tcPr>
          <w:p>
            <w:pPr>
              <w:spacing w:after="0"/>
              <w:jc w:val="both"/>
              <w:rPr>
                <w:b/>
                <w:bCs/>
                <w:shd w:val="clear" w:color="auto" w:fill="FFFF00"/>
                <w:lang w:eastAsia="zh-CN"/>
              </w:rPr>
            </w:pPr>
            <w:r>
              <w:rPr>
                <w:rFonts w:hint="eastAsia"/>
                <w:b/>
                <w:bCs/>
                <w:shd w:val="clear" w:color="auto" w:fill="FFFF00"/>
                <w:lang w:eastAsia="zh-CN"/>
              </w:rPr>
              <w:t>属性</w:t>
            </w:r>
          </w:p>
        </w:tc>
        <w:tc>
          <w:tcPr>
            <w:tcW w:w="1339" w:type="dxa"/>
            <w:shd w:val="clear" w:color="auto" w:fill="FFFF00"/>
            <w:vAlign w:val="center"/>
          </w:tcPr>
          <w:p>
            <w:pPr>
              <w:spacing w:after="0"/>
              <w:jc w:val="both"/>
              <w:rPr>
                <w:b/>
                <w:bCs/>
                <w:shd w:val="clear" w:color="auto" w:fill="FFFF00"/>
                <w:lang w:eastAsia="zh-CN"/>
              </w:rPr>
            </w:pPr>
            <w:r>
              <w:rPr>
                <w:rFonts w:hint="eastAsia"/>
                <w:b/>
                <w:bCs/>
                <w:shd w:val="clear" w:color="auto" w:fill="FFFF00"/>
                <w:lang w:eastAsia="zh-CN"/>
              </w:rPr>
              <w:t>方式</w:t>
            </w:r>
          </w:p>
        </w:tc>
        <w:tc>
          <w:tcPr>
            <w:tcW w:w="4033" w:type="dxa"/>
            <w:shd w:val="clear" w:color="auto" w:fill="FFFF00"/>
            <w:vAlign w:val="center"/>
          </w:tcPr>
          <w:p>
            <w:pPr>
              <w:spacing w:after="0"/>
              <w:jc w:val="both"/>
              <w:rPr>
                <w:b/>
                <w:bCs/>
                <w:shd w:val="clear" w:color="auto" w:fill="FFFF00"/>
                <w:lang w:eastAsia="zh-CN"/>
              </w:rPr>
            </w:pPr>
            <w:r>
              <w:rPr>
                <w:rFonts w:hint="eastAsia"/>
                <w:b/>
                <w:bCs/>
                <w:shd w:val="clear" w:color="auto" w:fill="FFFF00"/>
                <w:lang w:eastAsia="zh-CN"/>
              </w:rPr>
              <w:t>注释/取值范围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1" w:hRule="atLeast"/>
        </w:trPr>
        <w:tc>
          <w:tcPr>
            <w:tcW w:w="1944" w:type="dxa"/>
          </w:tcPr>
          <w:p>
            <w:pPr>
              <w:spacing w:after="156"/>
              <w:rPr>
                <w:rFonts w:ascii="宋体" w:hAnsi="宋体"/>
                <w:lang w:eastAsia="zh-CN"/>
              </w:rPr>
            </w:pPr>
            <w:r>
              <w:rPr>
                <w:rFonts w:hint="eastAsia" w:ascii="宋体" w:hAnsi="宋体"/>
                <w:lang w:eastAsia="zh-CN"/>
              </w:rPr>
              <w:t>年金计划编号</w:t>
            </w:r>
          </w:p>
        </w:tc>
        <w:tc>
          <w:tcPr>
            <w:tcW w:w="1189" w:type="dxa"/>
            <w:vAlign w:val="center"/>
          </w:tcPr>
          <w:p>
            <w:pPr>
              <w:spacing w:after="0"/>
              <w:jc w:val="both"/>
              <w:rPr>
                <w:rFonts w:ascii="宋体" w:hAnsi="宋体"/>
                <w:lang w:eastAsia="zh-CN"/>
              </w:rPr>
            </w:pPr>
            <w:r>
              <w:rPr>
                <w:rFonts w:hint="eastAsia" w:ascii="宋体" w:hAnsi="宋体"/>
                <w:lang w:eastAsia="zh-CN"/>
              </w:rPr>
              <w:t>必选</w:t>
            </w:r>
          </w:p>
        </w:tc>
        <w:tc>
          <w:tcPr>
            <w:tcW w:w="1339" w:type="dxa"/>
            <w:vAlign w:val="center"/>
          </w:tcPr>
          <w:p>
            <w:pPr>
              <w:spacing w:after="0"/>
              <w:jc w:val="both"/>
              <w:rPr>
                <w:rFonts w:ascii="宋体" w:hAnsi="宋体"/>
                <w:lang w:eastAsia="zh-CN"/>
              </w:rPr>
            </w:pPr>
            <w:r>
              <w:rPr>
                <w:rFonts w:hint="eastAsia" w:ascii="宋体" w:hAnsi="宋体"/>
                <w:lang w:eastAsia="zh-CN"/>
              </w:rPr>
              <w:t>帮助</w:t>
            </w:r>
          </w:p>
        </w:tc>
        <w:tc>
          <w:tcPr>
            <w:tcW w:w="4033" w:type="dxa"/>
          </w:tcPr>
          <w:p>
            <w:pPr>
              <w:spacing w:after="156"/>
              <w:jc w:val="both"/>
              <w:rPr>
                <w:rFonts w:ascii="宋体" w:hAnsi="宋体"/>
                <w:lang w:eastAsia="zh-CN"/>
              </w:rPr>
            </w:pPr>
            <w:r>
              <w:rPr>
                <w:rFonts w:hint="eastAsia" w:ascii="宋体" w:hAnsi="宋体"/>
                <w:lang w:eastAsia="zh-CN"/>
              </w:rPr>
              <w:t>帮助选择。年金计划状态为正常，可选。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1944" w:type="dxa"/>
          </w:tcPr>
          <w:p>
            <w:pPr>
              <w:spacing w:after="156"/>
              <w:rPr>
                <w:rFonts w:ascii="宋体" w:hAnsi="宋体"/>
                <w:lang w:eastAsia="zh-CN"/>
              </w:rPr>
            </w:pPr>
            <w:r>
              <w:rPr>
                <w:rFonts w:hint="eastAsia" w:ascii="宋体" w:hAnsi="宋体"/>
                <w:lang w:eastAsia="zh-CN"/>
              </w:rPr>
              <w:t>年金计划名称</w:t>
            </w:r>
          </w:p>
        </w:tc>
        <w:tc>
          <w:tcPr>
            <w:tcW w:w="1189" w:type="dxa"/>
            <w:vAlign w:val="center"/>
          </w:tcPr>
          <w:p>
            <w:pPr>
              <w:spacing w:after="156"/>
              <w:jc w:val="both"/>
              <w:rPr>
                <w:rFonts w:ascii="宋体" w:hAnsi="宋体"/>
                <w:lang w:eastAsia="zh-CN"/>
              </w:rPr>
            </w:pPr>
            <w:r>
              <w:rPr>
                <w:rFonts w:hint="eastAsia" w:ascii="宋体" w:hAnsi="宋体"/>
                <w:lang w:eastAsia="zh-CN"/>
              </w:rPr>
              <w:t>必选</w:t>
            </w:r>
          </w:p>
        </w:tc>
        <w:tc>
          <w:tcPr>
            <w:tcW w:w="1339" w:type="dxa"/>
            <w:vAlign w:val="center"/>
          </w:tcPr>
          <w:p>
            <w:pPr>
              <w:spacing w:after="156"/>
              <w:jc w:val="both"/>
              <w:rPr>
                <w:rFonts w:ascii="宋体" w:hAnsi="宋体"/>
                <w:lang w:eastAsia="zh-CN"/>
              </w:rPr>
            </w:pPr>
            <w:r>
              <w:rPr>
                <w:rFonts w:hint="eastAsia" w:ascii="宋体" w:hAnsi="宋体"/>
                <w:lang w:eastAsia="zh-CN"/>
              </w:rPr>
              <w:t>帮助</w:t>
            </w:r>
          </w:p>
        </w:tc>
        <w:tc>
          <w:tcPr>
            <w:tcW w:w="4033" w:type="dxa"/>
          </w:tcPr>
          <w:p>
            <w:pPr>
              <w:spacing w:after="156"/>
              <w:rPr>
                <w:rFonts w:ascii="宋体" w:hAnsi="宋体"/>
                <w:lang w:eastAsia="zh-CN"/>
              </w:rPr>
            </w:pPr>
            <w:r>
              <w:rPr>
                <w:rFonts w:ascii="宋体" w:hAnsi="宋体"/>
                <w:lang w:eastAsia="zh-CN"/>
              </w:rPr>
              <w:t>“</w:t>
            </w:r>
            <w:r>
              <w:rPr>
                <w:rFonts w:hint="eastAsia" w:ascii="宋体" w:hAnsi="宋体"/>
                <w:lang w:eastAsia="zh-CN"/>
              </w:rPr>
              <w:t>年金计划编号</w:t>
            </w:r>
            <w:r>
              <w:rPr>
                <w:rFonts w:ascii="宋体" w:hAnsi="宋体"/>
                <w:lang w:eastAsia="zh-CN"/>
              </w:rPr>
              <w:t>”</w:t>
            </w:r>
            <w:r>
              <w:rPr>
                <w:rFonts w:hint="eastAsia" w:ascii="宋体" w:hAnsi="宋体"/>
                <w:lang w:eastAsia="zh-CN"/>
              </w:rPr>
              <w:t>帮助自动带出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trPr>
        <w:tc>
          <w:tcPr>
            <w:tcW w:w="1944" w:type="dxa"/>
          </w:tcPr>
          <w:p>
            <w:pPr>
              <w:spacing w:after="156"/>
              <w:rPr>
                <w:rFonts w:ascii="宋体" w:hAnsi="宋体"/>
                <w:lang w:eastAsia="zh-CN"/>
              </w:rPr>
            </w:pPr>
            <w:r>
              <w:rPr>
                <w:rFonts w:hint="eastAsia" w:ascii="宋体" w:hAnsi="宋体"/>
                <w:lang w:eastAsia="zh-CN"/>
              </w:rPr>
              <w:t>企业计划编号</w:t>
            </w:r>
          </w:p>
        </w:tc>
        <w:tc>
          <w:tcPr>
            <w:tcW w:w="1189" w:type="dxa"/>
            <w:vAlign w:val="center"/>
          </w:tcPr>
          <w:p>
            <w:pPr>
              <w:spacing w:after="156"/>
              <w:jc w:val="both"/>
              <w:rPr>
                <w:rFonts w:ascii="宋体" w:hAnsi="宋体"/>
                <w:lang w:eastAsia="zh-CN"/>
              </w:rPr>
            </w:pPr>
            <w:r>
              <w:rPr>
                <w:rFonts w:hint="eastAsia" w:ascii="宋体" w:hAnsi="宋体"/>
                <w:lang w:eastAsia="zh-CN"/>
              </w:rPr>
              <w:t>必选</w:t>
            </w:r>
          </w:p>
        </w:tc>
        <w:tc>
          <w:tcPr>
            <w:tcW w:w="1339" w:type="dxa"/>
            <w:vAlign w:val="center"/>
          </w:tcPr>
          <w:p>
            <w:pPr>
              <w:spacing w:after="156"/>
              <w:jc w:val="both"/>
              <w:rPr>
                <w:rFonts w:ascii="宋体" w:hAnsi="宋体"/>
                <w:lang w:eastAsia="zh-CN"/>
              </w:rPr>
            </w:pPr>
            <w:r>
              <w:rPr>
                <w:rFonts w:hint="eastAsia" w:ascii="宋体" w:hAnsi="宋体"/>
                <w:lang w:eastAsia="zh-CN"/>
              </w:rPr>
              <w:t>帮助</w:t>
            </w:r>
          </w:p>
        </w:tc>
        <w:tc>
          <w:tcPr>
            <w:tcW w:w="4033" w:type="dxa"/>
          </w:tcPr>
          <w:p>
            <w:pPr>
              <w:spacing w:after="156"/>
              <w:rPr>
                <w:rFonts w:ascii="宋体" w:hAnsi="宋体"/>
                <w:lang w:eastAsia="zh-CN"/>
              </w:rPr>
            </w:pPr>
            <w:r>
              <w:rPr>
                <w:rFonts w:hint="eastAsia" w:ascii="宋体" w:hAnsi="宋体"/>
                <w:lang w:eastAsia="zh-CN"/>
              </w:rPr>
              <w:t>帮助选择. 企业计划状态为正常，可选。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1" w:hRule="atLeast"/>
        </w:trPr>
        <w:tc>
          <w:tcPr>
            <w:tcW w:w="1944" w:type="dxa"/>
          </w:tcPr>
          <w:p>
            <w:pPr>
              <w:spacing w:after="156"/>
              <w:rPr>
                <w:rFonts w:ascii="宋体" w:hAnsi="宋体"/>
                <w:lang w:eastAsia="zh-CN"/>
              </w:rPr>
            </w:pPr>
            <w:r>
              <w:rPr>
                <w:rFonts w:hint="eastAsia" w:ascii="宋体" w:hAnsi="宋体"/>
                <w:lang w:eastAsia="zh-CN"/>
              </w:rPr>
              <w:t>企业计划名称</w:t>
            </w:r>
          </w:p>
        </w:tc>
        <w:tc>
          <w:tcPr>
            <w:tcW w:w="1189" w:type="dxa"/>
            <w:vAlign w:val="center"/>
          </w:tcPr>
          <w:p>
            <w:pPr>
              <w:spacing w:after="156"/>
              <w:jc w:val="both"/>
              <w:rPr>
                <w:rFonts w:ascii="宋体" w:hAnsi="宋体"/>
                <w:lang w:eastAsia="zh-CN"/>
              </w:rPr>
            </w:pPr>
            <w:r>
              <w:rPr>
                <w:rFonts w:hint="eastAsia" w:ascii="宋体" w:hAnsi="宋体"/>
                <w:lang w:eastAsia="zh-CN"/>
              </w:rPr>
              <w:t>必选</w:t>
            </w:r>
          </w:p>
        </w:tc>
        <w:tc>
          <w:tcPr>
            <w:tcW w:w="1339" w:type="dxa"/>
            <w:vAlign w:val="center"/>
          </w:tcPr>
          <w:p>
            <w:pPr>
              <w:spacing w:after="156"/>
              <w:jc w:val="both"/>
              <w:rPr>
                <w:rFonts w:ascii="宋体" w:hAnsi="宋体"/>
                <w:lang w:eastAsia="zh-CN"/>
              </w:rPr>
            </w:pPr>
            <w:r>
              <w:rPr>
                <w:rFonts w:hint="eastAsia" w:ascii="宋体" w:hAnsi="宋体"/>
                <w:lang w:eastAsia="zh-CN"/>
              </w:rPr>
              <w:t>帮助</w:t>
            </w:r>
          </w:p>
        </w:tc>
        <w:tc>
          <w:tcPr>
            <w:tcW w:w="4033" w:type="dxa"/>
          </w:tcPr>
          <w:p>
            <w:pPr>
              <w:spacing w:after="156"/>
              <w:jc w:val="both"/>
              <w:rPr>
                <w:rFonts w:ascii="宋体" w:hAnsi="宋体"/>
                <w:lang w:eastAsia="zh-CN"/>
              </w:rPr>
            </w:pPr>
            <w:r>
              <w:rPr>
                <w:rFonts w:ascii="宋体" w:hAnsi="宋体"/>
                <w:lang w:eastAsia="zh-CN"/>
              </w:rPr>
              <w:t>“</w:t>
            </w:r>
            <w:r>
              <w:rPr>
                <w:rFonts w:hint="eastAsia" w:ascii="宋体" w:hAnsi="宋体"/>
                <w:lang w:eastAsia="zh-CN"/>
              </w:rPr>
              <w:t>企业计划编号</w:t>
            </w:r>
            <w:r>
              <w:rPr>
                <w:rFonts w:ascii="宋体" w:hAnsi="宋体"/>
                <w:lang w:eastAsia="zh-CN"/>
              </w:rPr>
              <w:t>”</w:t>
            </w:r>
            <w:r>
              <w:rPr>
                <w:rFonts w:hint="eastAsia" w:ascii="宋体" w:hAnsi="宋体"/>
                <w:lang w:eastAsia="zh-CN"/>
              </w:rPr>
              <w:t>帮助自动带出</w:t>
            </w:r>
          </w:p>
        </w:tc>
      </w:tr>
    </w:tbl>
    <w:p>
      <w:pPr>
        <w:spacing w:after="0"/>
        <w:ind w:left="840" w:leftChars="420"/>
        <w:rPr>
          <w:b/>
          <w:lang w:eastAsia="zh-CN"/>
        </w:rPr>
      </w:pPr>
      <w:r>
        <w:rPr>
          <w:rFonts w:hint="eastAsia"/>
          <w:b/>
          <w:lang w:eastAsia="zh-CN"/>
        </w:rPr>
        <w:t>基本操作：</w:t>
      </w:r>
    </w:p>
    <w:p>
      <w:pPr>
        <w:ind w:left="840" w:leftChars="420"/>
        <w:rPr>
          <w:lang w:eastAsia="zh-CN"/>
        </w:rPr>
      </w:pPr>
      <w:r>
        <w:rPr>
          <w:b/>
          <w:lang w:eastAsia="zh-CN"/>
        </w:rPr>
        <w:tab/>
      </w:r>
      <w:r>
        <w:rPr>
          <w:rFonts w:hint="eastAsia"/>
          <w:lang w:eastAsia="zh-CN"/>
        </w:rPr>
        <w:t>确定：进入份额抵缴费录入具体页面</w:t>
      </w:r>
    </w:p>
    <w:p>
      <w:pPr>
        <w:ind w:left="840" w:leftChars="420"/>
        <w:rPr>
          <w:lang w:eastAsia="zh-CN"/>
        </w:rPr>
      </w:pPr>
      <w:r>
        <w:rPr>
          <w:lang w:eastAsia="zh-CN"/>
        </w:rPr>
        <w:tab/>
      </w:r>
      <w:r>
        <w:rPr>
          <w:rFonts w:hint="eastAsia"/>
          <w:lang w:eastAsia="zh-CN"/>
        </w:rPr>
        <w:t>退出：返回至工作台</w:t>
      </w:r>
    </w:p>
    <w:p>
      <w:pPr>
        <w:ind w:left="840" w:leftChars="420"/>
        <w:rPr>
          <w:b/>
          <w:lang w:eastAsia="zh-CN"/>
        </w:rPr>
      </w:pPr>
      <w:r>
        <w:rPr>
          <w:rFonts w:hint="eastAsia"/>
          <w:b/>
          <w:lang w:eastAsia="zh-CN"/>
        </w:rPr>
        <w:t>基本输出：</w:t>
      </w:r>
    </w:p>
    <w:p>
      <w:pPr>
        <w:ind w:left="840" w:leftChars="420"/>
        <w:rPr>
          <w:lang w:eastAsia="zh-CN"/>
        </w:rPr>
      </w:pPr>
      <w:r>
        <w:rPr>
          <w:lang w:eastAsia="zh-CN"/>
        </w:rPr>
        <w:tab/>
      </w:r>
      <w:r>
        <w:rPr>
          <w:rFonts w:hint="eastAsia"/>
          <w:lang w:eastAsia="zh-CN"/>
        </w:rPr>
        <w:t>进入份额抵缴费复核录入页面或提示错误信息。</w:t>
      </w:r>
    </w:p>
    <w:p>
      <w:pPr>
        <w:pStyle w:val="6"/>
      </w:pPr>
      <w:bookmarkStart w:id="201" w:name="_Toc407003770"/>
      <w:r>
        <w:rPr>
          <w:rFonts w:hint="eastAsia"/>
        </w:rPr>
        <w:t>功能具体界面</w:t>
      </w:r>
      <w:bookmarkEnd w:id="201"/>
    </w:p>
    <w:p>
      <w:pPr>
        <w:ind w:left="840" w:leftChars="420"/>
        <w:rPr>
          <w:lang w:eastAsia="zh-CN"/>
        </w:rPr>
      </w:pPr>
      <w:r>
        <w:rPr>
          <w:rFonts w:hint="eastAsia"/>
          <w:b/>
          <w:lang w:eastAsia="zh-CN"/>
        </w:rPr>
        <w:t>详细界面：</w:t>
      </w:r>
    </w:p>
    <w:p>
      <w:pPr>
        <w:ind w:left="420" w:leftChars="210"/>
        <w:rPr>
          <w:lang w:eastAsia="zh-CN"/>
        </w:rPr>
      </w:pPr>
      <w:r>
        <w:rPr>
          <w:lang w:eastAsia="zh-CN"/>
        </w:rPr>
        <w:drawing>
          <wp:inline distT="0" distB="0" distL="0" distR="0">
            <wp:extent cx="5753100" cy="3648075"/>
            <wp:effectExtent l="0" t="0" r="0" b="9525"/>
            <wp:docPr id="23" name="图片 4" descr="说明: D:\MyFiles\三期开发\份额抵缴费\份额抵缴费复核—详细界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说明: D:\MyFiles\三期开发\份额抵缴费\份额抵缴费复核—详细界面.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5753100" cy="3648075"/>
                    </a:xfrm>
                    <a:prstGeom prst="rect">
                      <a:avLst/>
                    </a:prstGeom>
                    <a:noFill/>
                    <a:ln>
                      <a:noFill/>
                    </a:ln>
                  </pic:spPr>
                </pic:pic>
              </a:graphicData>
            </a:graphic>
          </wp:inline>
        </w:drawing>
      </w:r>
    </w:p>
    <w:p>
      <w:pPr>
        <w:ind w:left="840" w:leftChars="420"/>
        <w:rPr>
          <w:b/>
          <w:lang w:eastAsia="zh-CN"/>
        </w:rPr>
      </w:pPr>
      <w:r>
        <w:rPr>
          <w:rFonts w:hint="eastAsia"/>
          <w:b/>
          <w:lang w:eastAsia="zh-CN"/>
        </w:rPr>
        <w:t>输入验证：</w:t>
      </w:r>
    </w:p>
    <w:tbl>
      <w:tblPr>
        <w:tblStyle w:val="32"/>
        <w:tblW w:w="9186"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5"/>
        <w:gridCol w:w="996"/>
        <w:gridCol w:w="1562"/>
        <w:gridCol w:w="46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5" w:type="dxa"/>
            <w:shd w:val="clear" w:color="auto" w:fill="FFFF00"/>
          </w:tcPr>
          <w:p>
            <w:pPr>
              <w:spacing w:line="276" w:lineRule="auto"/>
              <w:jc w:val="both"/>
              <w:rPr>
                <w:b/>
                <w:bCs/>
                <w:shd w:val="clear" w:color="auto" w:fill="FFFF00"/>
                <w:lang w:eastAsia="zh-CN"/>
              </w:rPr>
            </w:pPr>
            <w:r>
              <w:rPr>
                <w:rFonts w:hint="eastAsia"/>
                <w:b/>
                <w:bCs/>
                <w:shd w:val="clear" w:color="auto" w:fill="FFFF00"/>
                <w:lang w:eastAsia="zh-CN"/>
              </w:rPr>
              <w:t>字段名称</w:t>
            </w:r>
          </w:p>
        </w:tc>
        <w:tc>
          <w:tcPr>
            <w:tcW w:w="996" w:type="dxa"/>
            <w:shd w:val="clear" w:color="auto" w:fill="FFFF00"/>
          </w:tcPr>
          <w:p>
            <w:pPr>
              <w:spacing w:line="276" w:lineRule="auto"/>
              <w:jc w:val="both"/>
              <w:rPr>
                <w:b/>
                <w:bCs/>
                <w:shd w:val="clear" w:color="auto" w:fill="FFFF00"/>
                <w:lang w:eastAsia="zh-CN"/>
              </w:rPr>
            </w:pPr>
            <w:r>
              <w:rPr>
                <w:rFonts w:hint="eastAsia"/>
                <w:b/>
                <w:bCs/>
                <w:shd w:val="clear" w:color="auto" w:fill="FFFF00"/>
                <w:lang w:eastAsia="zh-CN"/>
              </w:rPr>
              <w:t>属性</w:t>
            </w:r>
          </w:p>
        </w:tc>
        <w:tc>
          <w:tcPr>
            <w:tcW w:w="1562" w:type="dxa"/>
            <w:shd w:val="clear" w:color="auto" w:fill="FFFF00"/>
          </w:tcPr>
          <w:p>
            <w:pPr>
              <w:spacing w:line="276" w:lineRule="auto"/>
              <w:jc w:val="both"/>
              <w:rPr>
                <w:b/>
                <w:bCs/>
                <w:shd w:val="clear" w:color="auto" w:fill="FFFF00"/>
                <w:lang w:eastAsia="zh-CN"/>
              </w:rPr>
            </w:pPr>
            <w:r>
              <w:rPr>
                <w:rFonts w:hint="eastAsia"/>
                <w:b/>
                <w:bCs/>
                <w:shd w:val="clear" w:color="auto" w:fill="FFFF00"/>
                <w:lang w:eastAsia="zh-CN"/>
              </w:rPr>
              <w:t>方式</w:t>
            </w:r>
          </w:p>
        </w:tc>
        <w:tc>
          <w:tcPr>
            <w:tcW w:w="4683" w:type="dxa"/>
            <w:shd w:val="clear" w:color="auto" w:fill="FFFF00"/>
          </w:tcPr>
          <w:p>
            <w:pPr>
              <w:spacing w:line="276" w:lineRule="auto"/>
              <w:jc w:val="both"/>
              <w:rPr>
                <w:b/>
                <w:bCs/>
                <w:shd w:val="clear" w:color="auto" w:fill="FFFF00"/>
                <w:lang w:eastAsia="zh-CN"/>
              </w:rPr>
            </w:pPr>
            <w:r>
              <w:rPr>
                <w:rFonts w:hint="eastAsia"/>
                <w:b/>
                <w:bCs/>
                <w:shd w:val="clear" w:color="auto" w:fill="FFFF00"/>
                <w:lang w:eastAsia="zh-CN"/>
              </w:rPr>
              <w:t>注释/取值范围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9" w:hRule="atLeast"/>
        </w:trPr>
        <w:tc>
          <w:tcPr>
            <w:tcW w:w="1945" w:type="dxa"/>
          </w:tcPr>
          <w:p>
            <w:pPr>
              <w:spacing w:after="156"/>
              <w:rPr>
                <w:rFonts w:ascii="宋体" w:hAnsi="宋体"/>
                <w:lang w:eastAsia="zh-CN"/>
              </w:rPr>
            </w:pPr>
            <w:r>
              <w:rPr>
                <w:rFonts w:hint="eastAsia" w:ascii="宋体" w:hAnsi="宋体"/>
                <w:lang w:eastAsia="zh-CN"/>
              </w:rPr>
              <w:t>年金计划编号</w:t>
            </w:r>
          </w:p>
        </w:tc>
        <w:tc>
          <w:tcPr>
            <w:tcW w:w="996" w:type="dxa"/>
          </w:tcPr>
          <w:p>
            <w:pPr>
              <w:spacing w:after="156"/>
              <w:rPr>
                <w:rFonts w:ascii="宋体" w:hAnsi="宋体"/>
                <w:lang w:eastAsia="zh-CN"/>
              </w:rPr>
            </w:pPr>
            <w:r>
              <w:rPr>
                <w:rFonts w:hint="eastAsia" w:ascii="宋体" w:hAnsi="宋体"/>
                <w:lang w:eastAsia="zh-CN"/>
              </w:rPr>
              <w:t>显示</w:t>
            </w:r>
          </w:p>
        </w:tc>
        <w:tc>
          <w:tcPr>
            <w:tcW w:w="1562" w:type="dxa"/>
          </w:tcPr>
          <w:p>
            <w:pPr>
              <w:spacing w:after="156"/>
              <w:rPr>
                <w:rFonts w:ascii="宋体" w:hAnsi="宋体"/>
                <w:lang w:eastAsia="zh-CN"/>
              </w:rPr>
            </w:pPr>
            <w:r>
              <w:rPr>
                <w:rFonts w:hint="eastAsia" w:ascii="宋体" w:hAnsi="宋体"/>
                <w:lang w:eastAsia="zh-CN"/>
              </w:rPr>
              <w:t>初始页面传入</w:t>
            </w:r>
          </w:p>
        </w:tc>
        <w:tc>
          <w:tcPr>
            <w:tcW w:w="4683" w:type="dxa"/>
          </w:tcPr>
          <w:p>
            <w:pPr>
              <w:spacing w:after="156"/>
              <w:rPr>
                <w:rFonts w:ascii="宋体" w:hAnsi="宋体"/>
                <w:lang w:eastAsia="zh-CN"/>
              </w:rPr>
            </w:pPr>
            <w:r>
              <w:rPr>
                <w:rFonts w:hint="eastAsia" w:ascii="宋体" w:hAnsi="宋体"/>
                <w:lang w:eastAsia="zh-CN"/>
              </w:rP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5" w:type="dxa"/>
          </w:tcPr>
          <w:p>
            <w:pPr>
              <w:spacing w:after="156"/>
              <w:rPr>
                <w:rFonts w:ascii="宋体" w:hAnsi="宋体"/>
                <w:lang w:eastAsia="zh-CN"/>
              </w:rPr>
            </w:pPr>
            <w:r>
              <w:rPr>
                <w:rFonts w:hint="eastAsia" w:ascii="宋体" w:hAnsi="宋体"/>
                <w:lang w:eastAsia="zh-CN"/>
              </w:rPr>
              <w:t>年金计划名称</w:t>
            </w:r>
          </w:p>
        </w:tc>
        <w:tc>
          <w:tcPr>
            <w:tcW w:w="996" w:type="dxa"/>
          </w:tcPr>
          <w:p>
            <w:pPr>
              <w:spacing w:after="156"/>
              <w:rPr>
                <w:rFonts w:ascii="宋体" w:hAnsi="宋体"/>
                <w:lang w:eastAsia="zh-CN"/>
              </w:rPr>
            </w:pPr>
            <w:r>
              <w:rPr>
                <w:rFonts w:hint="eastAsia" w:ascii="宋体" w:hAnsi="宋体"/>
                <w:lang w:eastAsia="zh-CN"/>
              </w:rPr>
              <w:t>显示</w:t>
            </w:r>
          </w:p>
        </w:tc>
        <w:tc>
          <w:tcPr>
            <w:tcW w:w="1562" w:type="dxa"/>
          </w:tcPr>
          <w:p>
            <w:pPr>
              <w:spacing w:after="156"/>
              <w:rPr>
                <w:rFonts w:ascii="宋体" w:hAnsi="宋体"/>
                <w:lang w:eastAsia="zh-CN"/>
              </w:rPr>
            </w:pPr>
            <w:r>
              <w:rPr>
                <w:rFonts w:hint="eastAsia" w:ascii="宋体" w:hAnsi="宋体"/>
                <w:lang w:eastAsia="zh-CN"/>
              </w:rPr>
              <w:t>初始页面传入</w:t>
            </w:r>
          </w:p>
        </w:tc>
        <w:tc>
          <w:tcPr>
            <w:tcW w:w="4683" w:type="dxa"/>
          </w:tcPr>
          <w:p>
            <w:pPr>
              <w:spacing w:after="156"/>
              <w:rPr>
                <w:rFonts w:ascii="宋体" w:hAnsi="宋体"/>
                <w:lang w:eastAsia="zh-CN"/>
              </w:rPr>
            </w:pPr>
            <w:r>
              <w:rPr>
                <w:rFonts w:hint="eastAsia" w:ascii="宋体" w:hAnsi="宋体"/>
                <w:lang w:eastAsia="zh-CN"/>
              </w:rP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5" w:type="dxa"/>
          </w:tcPr>
          <w:p>
            <w:pPr>
              <w:spacing w:after="156"/>
              <w:rPr>
                <w:rFonts w:ascii="宋体" w:hAnsi="宋体"/>
                <w:lang w:eastAsia="zh-CN"/>
              </w:rPr>
            </w:pPr>
            <w:r>
              <w:rPr>
                <w:rFonts w:hint="eastAsia" w:ascii="宋体" w:hAnsi="宋体"/>
                <w:lang w:eastAsia="zh-CN"/>
              </w:rPr>
              <w:t>企业计划编号</w:t>
            </w:r>
          </w:p>
        </w:tc>
        <w:tc>
          <w:tcPr>
            <w:tcW w:w="996" w:type="dxa"/>
          </w:tcPr>
          <w:p>
            <w:pPr>
              <w:spacing w:after="156"/>
              <w:rPr>
                <w:rFonts w:ascii="宋体" w:hAnsi="宋体"/>
                <w:lang w:eastAsia="zh-CN"/>
              </w:rPr>
            </w:pPr>
            <w:r>
              <w:rPr>
                <w:rFonts w:hint="eastAsia" w:ascii="宋体" w:hAnsi="宋体"/>
                <w:lang w:eastAsia="zh-CN"/>
              </w:rPr>
              <w:t>显示</w:t>
            </w:r>
          </w:p>
        </w:tc>
        <w:tc>
          <w:tcPr>
            <w:tcW w:w="1562" w:type="dxa"/>
          </w:tcPr>
          <w:p>
            <w:pPr>
              <w:spacing w:after="156"/>
              <w:rPr>
                <w:rFonts w:ascii="宋体" w:hAnsi="宋体"/>
                <w:lang w:eastAsia="zh-CN"/>
              </w:rPr>
            </w:pPr>
            <w:r>
              <w:rPr>
                <w:rFonts w:hint="eastAsia" w:ascii="宋体" w:hAnsi="宋体"/>
                <w:lang w:eastAsia="zh-CN"/>
              </w:rPr>
              <w:t>初始页面传入</w:t>
            </w:r>
          </w:p>
        </w:tc>
        <w:tc>
          <w:tcPr>
            <w:tcW w:w="4683" w:type="dxa"/>
          </w:tcPr>
          <w:p>
            <w:pPr>
              <w:spacing w:after="156"/>
              <w:rPr>
                <w:rFonts w:ascii="宋体" w:hAnsi="宋体"/>
                <w:lang w:eastAsia="zh-CN"/>
              </w:rPr>
            </w:pPr>
            <w:r>
              <w:rPr>
                <w:rFonts w:hint="eastAsia" w:ascii="宋体" w:hAnsi="宋体"/>
                <w:lang w:eastAsia="zh-CN"/>
              </w:rP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5" w:type="dxa"/>
          </w:tcPr>
          <w:p>
            <w:pPr>
              <w:spacing w:after="156"/>
              <w:rPr>
                <w:rFonts w:ascii="宋体" w:hAnsi="宋体"/>
                <w:lang w:eastAsia="zh-CN"/>
              </w:rPr>
            </w:pPr>
            <w:r>
              <w:rPr>
                <w:rFonts w:hint="eastAsia" w:ascii="宋体" w:hAnsi="宋体"/>
                <w:lang w:eastAsia="zh-CN"/>
              </w:rPr>
              <w:t>企业计划名称</w:t>
            </w:r>
          </w:p>
        </w:tc>
        <w:tc>
          <w:tcPr>
            <w:tcW w:w="996" w:type="dxa"/>
          </w:tcPr>
          <w:p>
            <w:pPr>
              <w:spacing w:after="156"/>
              <w:rPr>
                <w:rFonts w:ascii="宋体" w:hAnsi="宋体"/>
                <w:lang w:eastAsia="zh-CN"/>
              </w:rPr>
            </w:pPr>
            <w:r>
              <w:rPr>
                <w:rFonts w:hint="eastAsia" w:ascii="宋体" w:hAnsi="宋体"/>
                <w:lang w:eastAsia="zh-CN"/>
              </w:rPr>
              <w:t>显示</w:t>
            </w:r>
          </w:p>
        </w:tc>
        <w:tc>
          <w:tcPr>
            <w:tcW w:w="1562" w:type="dxa"/>
          </w:tcPr>
          <w:p>
            <w:pPr>
              <w:spacing w:after="156"/>
              <w:rPr>
                <w:rFonts w:ascii="宋体" w:hAnsi="宋体"/>
                <w:lang w:eastAsia="zh-CN"/>
              </w:rPr>
            </w:pPr>
            <w:r>
              <w:rPr>
                <w:rFonts w:hint="eastAsia" w:ascii="宋体" w:hAnsi="宋体"/>
                <w:lang w:eastAsia="zh-CN"/>
              </w:rPr>
              <w:t>初始页面传入</w:t>
            </w:r>
          </w:p>
        </w:tc>
        <w:tc>
          <w:tcPr>
            <w:tcW w:w="4683" w:type="dxa"/>
          </w:tcPr>
          <w:p>
            <w:pPr>
              <w:spacing w:after="156"/>
              <w:rPr>
                <w:rFonts w:ascii="宋体" w:hAnsi="宋体"/>
                <w:lang w:eastAsia="zh-CN"/>
              </w:rPr>
            </w:pPr>
            <w:r>
              <w:rPr>
                <w:rFonts w:hint="eastAsia" w:ascii="宋体" w:hAnsi="宋体"/>
                <w:lang w:eastAsia="zh-CN"/>
              </w:rP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5" w:type="dxa"/>
          </w:tcPr>
          <w:p>
            <w:pPr>
              <w:spacing w:after="156"/>
              <w:rPr>
                <w:rFonts w:ascii="宋体" w:hAnsi="宋体"/>
                <w:lang w:eastAsia="zh-CN"/>
              </w:rPr>
            </w:pPr>
            <w:r>
              <w:rPr>
                <w:rFonts w:hint="eastAsia" w:ascii="宋体" w:hAnsi="宋体"/>
                <w:lang w:eastAsia="zh-CN"/>
              </w:rPr>
              <w:t>企业编号</w:t>
            </w:r>
          </w:p>
        </w:tc>
        <w:tc>
          <w:tcPr>
            <w:tcW w:w="996" w:type="dxa"/>
          </w:tcPr>
          <w:p>
            <w:pPr>
              <w:rPr>
                <w:rFonts w:ascii="宋体" w:hAnsi="宋体"/>
                <w:lang w:eastAsia="zh-CN"/>
              </w:rPr>
            </w:pPr>
            <w:r>
              <w:rPr>
                <w:rFonts w:hint="eastAsia" w:ascii="宋体" w:hAnsi="宋体"/>
                <w:lang w:eastAsia="zh-CN"/>
              </w:rPr>
              <w:t>显示</w:t>
            </w:r>
          </w:p>
        </w:tc>
        <w:tc>
          <w:tcPr>
            <w:tcW w:w="1562" w:type="dxa"/>
          </w:tcPr>
          <w:p>
            <w:pPr>
              <w:spacing w:after="156"/>
              <w:rPr>
                <w:rFonts w:ascii="宋体" w:hAnsi="宋体"/>
                <w:lang w:eastAsia="zh-CN"/>
              </w:rPr>
            </w:pPr>
            <w:r>
              <w:rPr>
                <w:rFonts w:hint="eastAsia" w:ascii="宋体" w:hAnsi="宋体"/>
                <w:lang w:eastAsia="zh-CN"/>
              </w:rPr>
              <w:t>初始页面传入</w:t>
            </w:r>
          </w:p>
        </w:tc>
        <w:tc>
          <w:tcPr>
            <w:tcW w:w="4683" w:type="dxa"/>
          </w:tcPr>
          <w:p>
            <w:pPr>
              <w:rPr>
                <w:rFonts w:ascii="宋体" w:hAnsi="宋体"/>
                <w:lang w:eastAsia="zh-CN"/>
              </w:rPr>
            </w:pPr>
            <w:r>
              <w:rPr>
                <w:rFonts w:hint="eastAsia" w:ascii="宋体" w:hAnsi="宋体"/>
                <w:lang w:eastAsia="zh-CN"/>
              </w:rP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5" w:type="dxa"/>
          </w:tcPr>
          <w:p>
            <w:pPr>
              <w:spacing w:after="156"/>
              <w:rPr>
                <w:rFonts w:ascii="宋体" w:hAnsi="宋体"/>
                <w:lang w:eastAsia="zh-CN"/>
              </w:rPr>
            </w:pPr>
            <w:r>
              <w:rPr>
                <w:rFonts w:hint="eastAsia" w:ascii="宋体" w:hAnsi="宋体"/>
                <w:lang w:eastAsia="zh-CN"/>
              </w:rPr>
              <w:t>企业编号名称</w:t>
            </w:r>
          </w:p>
        </w:tc>
        <w:tc>
          <w:tcPr>
            <w:tcW w:w="996" w:type="dxa"/>
          </w:tcPr>
          <w:p>
            <w:pPr>
              <w:spacing w:line="276" w:lineRule="auto"/>
              <w:rPr>
                <w:rFonts w:ascii="宋体" w:hAnsi="宋体"/>
                <w:lang w:eastAsia="zh-CN"/>
              </w:rPr>
            </w:pPr>
            <w:r>
              <w:rPr>
                <w:rFonts w:hint="eastAsia" w:ascii="宋体" w:hAnsi="宋体"/>
                <w:lang w:eastAsia="zh-CN"/>
              </w:rPr>
              <w:t>显示</w:t>
            </w:r>
          </w:p>
        </w:tc>
        <w:tc>
          <w:tcPr>
            <w:tcW w:w="1562" w:type="dxa"/>
          </w:tcPr>
          <w:p>
            <w:pPr>
              <w:spacing w:after="156" w:line="276" w:lineRule="auto"/>
              <w:rPr>
                <w:rFonts w:ascii="宋体" w:hAnsi="宋体"/>
                <w:lang w:eastAsia="zh-CN"/>
              </w:rPr>
            </w:pPr>
            <w:r>
              <w:rPr>
                <w:rFonts w:hint="eastAsia" w:ascii="宋体" w:hAnsi="宋体"/>
                <w:lang w:eastAsia="zh-CN"/>
              </w:rPr>
              <w:t>初始页面传入</w:t>
            </w:r>
          </w:p>
        </w:tc>
        <w:tc>
          <w:tcPr>
            <w:tcW w:w="4683" w:type="dxa"/>
          </w:tcPr>
          <w:p>
            <w:pPr>
              <w:spacing w:line="276" w:lineRule="auto"/>
              <w:rPr>
                <w:rFonts w:ascii="宋体" w:hAnsi="宋体"/>
                <w:lang w:eastAsia="zh-CN"/>
              </w:rPr>
            </w:pPr>
            <w:r>
              <w:rPr>
                <w:rFonts w:hint="eastAsia" w:ascii="宋体" w:hAnsi="宋体"/>
                <w:lang w:eastAsia="zh-CN"/>
              </w:rP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5" w:type="dxa"/>
          </w:tcPr>
          <w:p>
            <w:pPr>
              <w:spacing w:after="156"/>
              <w:rPr>
                <w:rFonts w:ascii="宋体" w:hAnsi="宋体"/>
                <w:lang w:eastAsia="zh-CN"/>
              </w:rPr>
            </w:pPr>
            <w:r>
              <w:rPr>
                <w:rFonts w:hint="eastAsia" w:ascii="宋体" w:hAnsi="宋体"/>
                <w:lang w:eastAsia="zh-CN"/>
              </w:rPr>
              <w:t>抵扣方式</w:t>
            </w:r>
          </w:p>
        </w:tc>
        <w:tc>
          <w:tcPr>
            <w:tcW w:w="996" w:type="dxa"/>
          </w:tcPr>
          <w:p>
            <w:pPr>
              <w:spacing w:line="276" w:lineRule="auto"/>
              <w:rPr>
                <w:rFonts w:ascii="宋体" w:hAnsi="宋体"/>
                <w:lang w:eastAsia="zh-CN"/>
              </w:rPr>
            </w:pPr>
            <w:r>
              <w:rPr>
                <w:rFonts w:hint="eastAsia" w:ascii="宋体" w:hAnsi="宋体"/>
                <w:lang w:eastAsia="zh-CN"/>
              </w:rPr>
              <w:t>必选</w:t>
            </w:r>
          </w:p>
        </w:tc>
        <w:tc>
          <w:tcPr>
            <w:tcW w:w="1562" w:type="dxa"/>
          </w:tcPr>
          <w:p>
            <w:pPr>
              <w:spacing w:line="276" w:lineRule="auto"/>
              <w:rPr>
                <w:rFonts w:ascii="宋体" w:hAnsi="宋体"/>
                <w:lang w:eastAsia="zh-CN"/>
              </w:rPr>
            </w:pPr>
            <w:r>
              <w:rPr>
                <w:rFonts w:hint="eastAsia" w:ascii="宋体" w:hAnsi="宋体"/>
                <w:lang w:eastAsia="zh-CN"/>
              </w:rPr>
              <w:t>下拉框</w:t>
            </w:r>
          </w:p>
        </w:tc>
        <w:tc>
          <w:tcPr>
            <w:tcW w:w="4683" w:type="dxa"/>
          </w:tcPr>
          <w:p>
            <w:pPr>
              <w:spacing w:after="156"/>
              <w:rPr>
                <w:rFonts w:ascii="宋体" w:hAnsi="宋体"/>
                <w:lang w:eastAsia="zh-CN"/>
              </w:rPr>
            </w:pPr>
            <w:r>
              <w:rPr>
                <w:rFonts w:hint="eastAsia" w:ascii="宋体" w:hAnsi="宋体"/>
                <w:lang w:eastAsia="zh-CN"/>
              </w:rPr>
              <w:t>下拉菜单可选择：“资产占比”或“投资占比”，.默认“资产占比”。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5" w:type="dxa"/>
          </w:tcPr>
          <w:p>
            <w:pPr>
              <w:spacing w:after="156"/>
              <w:rPr>
                <w:rFonts w:ascii="宋体" w:hAnsi="宋体"/>
                <w:lang w:eastAsia="zh-CN"/>
              </w:rPr>
            </w:pPr>
            <w:r>
              <w:rPr>
                <w:rFonts w:hint="eastAsia" w:ascii="宋体" w:hAnsi="宋体"/>
                <w:lang w:eastAsia="zh-CN"/>
              </w:rPr>
              <w:t>是否需要份额抵扣</w:t>
            </w:r>
          </w:p>
        </w:tc>
        <w:tc>
          <w:tcPr>
            <w:tcW w:w="996" w:type="dxa"/>
          </w:tcPr>
          <w:p>
            <w:pPr>
              <w:spacing w:after="156"/>
              <w:rPr>
                <w:rFonts w:ascii="宋体" w:hAnsi="宋体"/>
                <w:lang w:eastAsia="zh-CN"/>
              </w:rPr>
            </w:pPr>
            <w:r>
              <w:rPr>
                <w:rFonts w:hint="eastAsia" w:ascii="宋体" w:hAnsi="宋体"/>
                <w:lang w:eastAsia="zh-CN"/>
              </w:rPr>
              <w:t>显示</w:t>
            </w:r>
          </w:p>
        </w:tc>
        <w:tc>
          <w:tcPr>
            <w:tcW w:w="1562" w:type="dxa"/>
          </w:tcPr>
          <w:p>
            <w:pPr>
              <w:spacing w:after="156"/>
              <w:rPr>
                <w:rFonts w:ascii="宋体" w:hAnsi="宋体"/>
                <w:lang w:eastAsia="zh-CN"/>
              </w:rPr>
            </w:pPr>
            <w:r>
              <w:rPr>
                <w:rFonts w:hint="eastAsia" w:ascii="宋体" w:hAnsi="宋体"/>
                <w:lang w:eastAsia="zh-CN"/>
              </w:rPr>
              <w:t>默认值</w:t>
            </w:r>
          </w:p>
        </w:tc>
        <w:tc>
          <w:tcPr>
            <w:tcW w:w="4683" w:type="dxa"/>
          </w:tcPr>
          <w:p>
            <w:pPr>
              <w:rPr>
                <w:rFonts w:ascii="宋体" w:hAnsi="宋体"/>
                <w:lang w:eastAsia="zh-CN"/>
              </w:rPr>
            </w:pPr>
            <w:r>
              <w:rPr>
                <w:rFonts w:hint="eastAsia" w:ascii="宋体" w:hAnsi="宋体"/>
                <w:lang w:eastAsia="zh-CN"/>
              </w:rPr>
              <w:t>默认为</w:t>
            </w:r>
            <w:r>
              <w:rPr>
                <w:rFonts w:ascii="宋体" w:hAnsi="宋体"/>
                <w:lang w:eastAsia="zh-CN"/>
              </w:rPr>
              <w:t>”</w:t>
            </w:r>
            <w:r>
              <w:rPr>
                <w:rFonts w:hint="eastAsia" w:ascii="宋体" w:hAnsi="宋体"/>
                <w:lang w:eastAsia="zh-CN"/>
              </w:rPr>
              <w:t>是</w:t>
            </w:r>
            <w:r>
              <w:rPr>
                <w:rFonts w:ascii="宋体" w:hAnsi="宋体"/>
                <w:lang w:eastAsia="zh-CN"/>
              </w:rPr>
              <w:t>”</w:t>
            </w:r>
            <w:r>
              <w:rPr>
                <w:rFonts w:hint="eastAsia" w:ascii="宋体" w:hAnsi="宋体"/>
                <w:lang w:eastAsia="zh-CN"/>
              </w:rPr>
              <w:t>，不可改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5" w:type="dxa"/>
          </w:tcPr>
          <w:p>
            <w:pPr>
              <w:spacing w:after="156"/>
              <w:rPr>
                <w:rFonts w:ascii="宋体" w:hAnsi="宋体"/>
                <w:lang w:eastAsia="zh-CN"/>
              </w:rPr>
            </w:pPr>
            <w:r>
              <w:rPr>
                <w:rFonts w:hint="eastAsia" w:ascii="宋体" w:hAnsi="宋体"/>
                <w:lang w:eastAsia="zh-CN"/>
              </w:rPr>
              <w:t>缴费通知单号</w:t>
            </w:r>
          </w:p>
        </w:tc>
        <w:tc>
          <w:tcPr>
            <w:tcW w:w="996" w:type="dxa"/>
          </w:tcPr>
          <w:p>
            <w:pPr>
              <w:rPr>
                <w:rFonts w:ascii="宋体" w:hAnsi="宋体"/>
                <w:lang w:eastAsia="zh-CN"/>
              </w:rPr>
            </w:pPr>
            <w:r>
              <w:rPr>
                <w:rFonts w:hint="eastAsia" w:ascii="宋体" w:hAnsi="宋体"/>
                <w:lang w:eastAsia="zh-CN"/>
              </w:rPr>
              <w:t>必选</w:t>
            </w:r>
          </w:p>
        </w:tc>
        <w:tc>
          <w:tcPr>
            <w:tcW w:w="1562" w:type="dxa"/>
          </w:tcPr>
          <w:p>
            <w:pPr>
              <w:rPr>
                <w:rFonts w:ascii="宋体" w:hAnsi="宋体"/>
                <w:lang w:eastAsia="zh-CN"/>
              </w:rPr>
            </w:pPr>
            <w:r>
              <w:rPr>
                <w:rFonts w:hint="eastAsia" w:ascii="宋体" w:hAnsi="宋体"/>
                <w:lang w:eastAsia="zh-CN"/>
              </w:rPr>
              <w:t>帮助</w:t>
            </w:r>
          </w:p>
        </w:tc>
        <w:tc>
          <w:tcPr>
            <w:tcW w:w="4683" w:type="dxa"/>
          </w:tcPr>
          <w:p>
            <w:pPr>
              <w:rPr>
                <w:rFonts w:ascii="宋体" w:hAnsi="宋体"/>
                <w:lang w:eastAsia="zh-CN"/>
              </w:rPr>
            </w:pPr>
            <w:r>
              <w:rPr>
                <w:rFonts w:hint="eastAsia" w:ascii="宋体" w:hAnsi="宋体"/>
                <w:lang w:eastAsia="zh-CN"/>
              </w:rPr>
              <w:t>左列表和帮助显示的通知单状态全为</w:t>
            </w:r>
            <w:r>
              <w:rPr>
                <w:rFonts w:ascii="宋体" w:hAnsi="宋体"/>
                <w:lang w:eastAsia="zh-CN"/>
              </w:rPr>
              <w:t>”</w:t>
            </w:r>
            <w:r>
              <w:rPr>
                <w:rFonts w:hint="eastAsia" w:ascii="宋体" w:hAnsi="宋体"/>
                <w:lang w:eastAsia="zh-CN"/>
              </w:rPr>
              <w:t>已提交,待复核</w:t>
            </w:r>
            <w:r>
              <w:rPr>
                <w:rFonts w:ascii="宋体" w:hAnsi="宋体"/>
                <w:lang w:eastAsia="zh-CN"/>
              </w:rPr>
              <w:t>”</w:t>
            </w:r>
            <w:r>
              <w:rPr>
                <w:rFonts w:hint="eastAsia" w:ascii="宋体" w:hAnsi="宋体"/>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5" w:type="dxa"/>
          </w:tcPr>
          <w:p>
            <w:pPr>
              <w:spacing w:after="156"/>
              <w:rPr>
                <w:rFonts w:ascii="宋体" w:hAnsi="宋体"/>
                <w:lang w:eastAsia="zh-CN"/>
              </w:rPr>
            </w:pPr>
            <w:r>
              <w:rPr>
                <w:rFonts w:hint="eastAsia" w:ascii="宋体" w:hAnsi="宋体"/>
                <w:lang w:eastAsia="zh-CN"/>
              </w:rPr>
              <w:t>缴费记账单号</w:t>
            </w:r>
          </w:p>
        </w:tc>
        <w:tc>
          <w:tcPr>
            <w:tcW w:w="996" w:type="dxa"/>
          </w:tcPr>
          <w:p>
            <w:pPr>
              <w:rPr>
                <w:rFonts w:ascii="宋体" w:hAnsi="宋体"/>
                <w:lang w:eastAsia="zh-CN"/>
              </w:rPr>
            </w:pPr>
            <w:r>
              <w:rPr>
                <w:rFonts w:hint="eastAsia" w:ascii="宋体" w:hAnsi="宋体"/>
                <w:lang w:eastAsia="zh-CN"/>
              </w:rPr>
              <w:t>显示</w:t>
            </w:r>
          </w:p>
        </w:tc>
        <w:tc>
          <w:tcPr>
            <w:tcW w:w="1562" w:type="dxa"/>
          </w:tcPr>
          <w:p>
            <w:pPr>
              <w:rPr>
                <w:rFonts w:ascii="宋体" w:hAnsi="宋体"/>
                <w:lang w:eastAsia="zh-CN"/>
              </w:rPr>
            </w:pPr>
            <w:r>
              <w:rPr>
                <w:rFonts w:hint="eastAsia" w:ascii="宋体" w:hAnsi="宋体"/>
                <w:lang w:eastAsia="zh-CN"/>
              </w:rPr>
              <w:t>系统生成</w:t>
            </w:r>
          </w:p>
        </w:tc>
        <w:tc>
          <w:tcPr>
            <w:tcW w:w="4683" w:type="dxa"/>
          </w:tcPr>
          <w:p>
            <w:pPr>
              <w:rPr>
                <w:rFonts w:ascii="宋体" w:hAnsi="宋体"/>
                <w:lang w:eastAsia="zh-CN"/>
              </w:rPr>
            </w:pPr>
            <w:r>
              <w:rPr>
                <w:rFonts w:hint="eastAsia" w:ascii="宋体" w:hAnsi="宋体"/>
                <w:lang w:eastAsia="zh-CN"/>
              </w:rPr>
              <w:t>通过</w:t>
            </w:r>
            <w:r>
              <w:rPr>
                <w:rFonts w:ascii="宋体" w:hAnsi="宋体"/>
                <w:lang w:eastAsia="zh-CN"/>
              </w:rPr>
              <w:t>”</w:t>
            </w:r>
            <w:r>
              <w:rPr>
                <w:rFonts w:hint="eastAsia" w:ascii="宋体" w:hAnsi="宋体"/>
                <w:lang w:eastAsia="zh-CN"/>
              </w:rPr>
              <w:t>缴费通知单号</w:t>
            </w:r>
            <w:r>
              <w:rPr>
                <w:rFonts w:ascii="宋体" w:hAnsi="宋体"/>
                <w:lang w:eastAsia="zh-CN"/>
              </w:rPr>
              <w:t>”</w:t>
            </w:r>
            <w:r>
              <w:rPr>
                <w:rFonts w:hint="eastAsia" w:ascii="宋体" w:hAnsi="宋体"/>
                <w:lang w:eastAsia="zh-CN"/>
              </w:rPr>
              <w:t>帮助自动带出.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5" w:type="dxa"/>
          </w:tcPr>
          <w:p>
            <w:pPr>
              <w:spacing w:after="156"/>
              <w:rPr>
                <w:rFonts w:ascii="宋体" w:hAnsi="宋体"/>
                <w:lang w:eastAsia="zh-CN"/>
              </w:rPr>
            </w:pPr>
            <w:r>
              <w:rPr>
                <w:rFonts w:hint="eastAsia" w:ascii="宋体" w:hAnsi="宋体"/>
                <w:lang w:eastAsia="zh-CN"/>
              </w:rPr>
              <w:t>托管行编号</w:t>
            </w:r>
          </w:p>
        </w:tc>
        <w:tc>
          <w:tcPr>
            <w:tcW w:w="996" w:type="dxa"/>
          </w:tcPr>
          <w:p>
            <w:pPr>
              <w:rPr>
                <w:rFonts w:ascii="宋体" w:hAnsi="宋体"/>
                <w:lang w:eastAsia="zh-CN"/>
              </w:rPr>
            </w:pPr>
            <w:r>
              <w:rPr>
                <w:rFonts w:hint="eastAsia" w:ascii="宋体" w:hAnsi="宋体"/>
                <w:lang w:eastAsia="zh-CN"/>
              </w:rPr>
              <w:t>必选</w:t>
            </w:r>
          </w:p>
        </w:tc>
        <w:tc>
          <w:tcPr>
            <w:tcW w:w="1562" w:type="dxa"/>
          </w:tcPr>
          <w:p>
            <w:pPr>
              <w:rPr>
                <w:rFonts w:ascii="宋体" w:hAnsi="宋体"/>
                <w:lang w:eastAsia="zh-CN"/>
              </w:rPr>
            </w:pPr>
            <w:r>
              <w:rPr>
                <w:rFonts w:hint="eastAsia" w:ascii="宋体" w:hAnsi="宋体"/>
                <w:lang w:eastAsia="zh-CN"/>
              </w:rPr>
              <w:t>帮助\录入</w:t>
            </w:r>
          </w:p>
        </w:tc>
        <w:tc>
          <w:tcPr>
            <w:tcW w:w="4683" w:type="dxa"/>
          </w:tcPr>
          <w:p>
            <w:pPr>
              <w:spacing w:line="276" w:lineRule="auto"/>
              <w:rPr>
                <w:rFonts w:ascii="宋体" w:hAnsi="宋体"/>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5" w:type="dxa"/>
          </w:tcPr>
          <w:p>
            <w:pPr>
              <w:spacing w:after="156"/>
              <w:rPr>
                <w:rFonts w:ascii="宋体" w:hAnsi="宋体"/>
                <w:lang w:eastAsia="zh-CN"/>
              </w:rPr>
            </w:pPr>
            <w:r>
              <w:rPr>
                <w:rFonts w:hint="eastAsia" w:ascii="宋体" w:hAnsi="宋体"/>
                <w:lang w:eastAsia="zh-CN"/>
              </w:rPr>
              <w:t>托管行到账单号</w:t>
            </w:r>
          </w:p>
        </w:tc>
        <w:tc>
          <w:tcPr>
            <w:tcW w:w="996" w:type="dxa"/>
          </w:tcPr>
          <w:p>
            <w:pPr>
              <w:rPr>
                <w:rFonts w:ascii="宋体" w:hAnsi="宋体"/>
                <w:lang w:eastAsia="zh-CN"/>
              </w:rPr>
            </w:pPr>
            <w:r>
              <w:rPr>
                <w:rFonts w:hint="eastAsia" w:ascii="宋体" w:hAnsi="宋体"/>
                <w:lang w:eastAsia="zh-CN"/>
              </w:rPr>
              <w:t>必输</w:t>
            </w:r>
          </w:p>
        </w:tc>
        <w:tc>
          <w:tcPr>
            <w:tcW w:w="1562" w:type="dxa"/>
          </w:tcPr>
          <w:p>
            <w:pPr>
              <w:rPr>
                <w:rFonts w:ascii="宋体" w:hAnsi="宋体"/>
                <w:lang w:eastAsia="zh-CN"/>
              </w:rPr>
            </w:pPr>
            <w:r>
              <w:rPr>
                <w:rFonts w:hint="eastAsia" w:ascii="宋体" w:hAnsi="宋体"/>
                <w:lang w:eastAsia="zh-CN"/>
              </w:rPr>
              <w:t>录入</w:t>
            </w:r>
          </w:p>
        </w:tc>
        <w:tc>
          <w:tcPr>
            <w:tcW w:w="4683" w:type="dxa"/>
          </w:tcPr>
          <w:p>
            <w:pPr>
              <w:spacing w:line="276" w:lineRule="auto"/>
              <w:rPr>
                <w:rFonts w:ascii="宋体" w:hAnsi="宋体"/>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5" w:type="dxa"/>
          </w:tcPr>
          <w:p>
            <w:pPr>
              <w:spacing w:after="156"/>
              <w:rPr>
                <w:rFonts w:ascii="宋体" w:hAnsi="宋体"/>
                <w:lang w:eastAsia="zh-CN"/>
              </w:rPr>
            </w:pPr>
            <w:r>
              <w:rPr>
                <w:rFonts w:hint="eastAsia" w:ascii="宋体" w:hAnsi="宋体"/>
                <w:lang w:eastAsia="zh-CN"/>
              </w:rPr>
              <w:t>本次到账总金额</w:t>
            </w:r>
          </w:p>
        </w:tc>
        <w:tc>
          <w:tcPr>
            <w:tcW w:w="996" w:type="dxa"/>
          </w:tcPr>
          <w:p>
            <w:pPr>
              <w:spacing w:after="156"/>
              <w:rPr>
                <w:rFonts w:ascii="宋体" w:hAnsi="宋体"/>
                <w:lang w:eastAsia="zh-CN"/>
              </w:rPr>
            </w:pPr>
            <w:r>
              <w:rPr>
                <w:rFonts w:hint="eastAsia" w:ascii="宋体" w:hAnsi="宋体"/>
                <w:lang w:eastAsia="zh-CN"/>
              </w:rPr>
              <w:t>必输</w:t>
            </w:r>
          </w:p>
        </w:tc>
        <w:tc>
          <w:tcPr>
            <w:tcW w:w="1562" w:type="dxa"/>
          </w:tcPr>
          <w:p>
            <w:pPr>
              <w:spacing w:after="156"/>
              <w:rPr>
                <w:rFonts w:ascii="宋体" w:hAnsi="宋体"/>
                <w:lang w:eastAsia="zh-CN"/>
              </w:rPr>
            </w:pPr>
            <w:r>
              <w:rPr>
                <w:rFonts w:hint="eastAsia" w:ascii="宋体" w:hAnsi="宋体"/>
                <w:lang w:eastAsia="zh-CN"/>
              </w:rPr>
              <w:t>录入</w:t>
            </w:r>
          </w:p>
        </w:tc>
        <w:tc>
          <w:tcPr>
            <w:tcW w:w="4683" w:type="dxa"/>
          </w:tcPr>
          <w:p>
            <w:pPr>
              <w:spacing w:after="156"/>
              <w:rPr>
                <w:rFonts w:ascii="宋体" w:hAnsi="宋体"/>
                <w:lang w:eastAsia="zh-CN"/>
              </w:rPr>
            </w:pPr>
            <w:r>
              <w:rPr>
                <w:rFonts w:hint="eastAsia" w:ascii="宋体" w:hAnsi="宋体"/>
                <w:lang w:eastAsia="zh-CN"/>
              </w:rPr>
              <w:t>录入值：大于等于0的数值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945" w:type="dxa"/>
          </w:tcPr>
          <w:p>
            <w:pPr>
              <w:spacing w:after="156"/>
              <w:rPr>
                <w:rFonts w:ascii="宋体" w:hAnsi="宋体"/>
                <w:lang w:eastAsia="zh-CN"/>
              </w:rPr>
            </w:pPr>
            <w:r>
              <w:rPr>
                <w:rFonts w:ascii="宋体" w:hAnsi="宋体"/>
                <w:lang w:eastAsia="zh-CN"/>
              </w:rPr>
              <w:t>通知单已缴总金额</w:t>
            </w:r>
          </w:p>
        </w:tc>
        <w:tc>
          <w:tcPr>
            <w:tcW w:w="996" w:type="dxa"/>
          </w:tcPr>
          <w:p>
            <w:pPr>
              <w:rPr>
                <w:rFonts w:ascii="宋体" w:hAnsi="宋体"/>
                <w:lang w:eastAsia="zh-CN"/>
              </w:rPr>
            </w:pPr>
            <w:r>
              <w:rPr>
                <w:rFonts w:hint="eastAsia" w:ascii="宋体" w:hAnsi="宋体"/>
                <w:lang w:eastAsia="zh-CN"/>
              </w:rPr>
              <w:t>显示</w:t>
            </w:r>
          </w:p>
        </w:tc>
        <w:tc>
          <w:tcPr>
            <w:tcW w:w="1562" w:type="dxa"/>
          </w:tcPr>
          <w:p>
            <w:pPr>
              <w:spacing w:after="156"/>
              <w:rPr>
                <w:rFonts w:ascii="宋体" w:hAnsi="宋体"/>
                <w:lang w:eastAsia="zh-CN"/>
              </w:rPr>
            </w:pPr>
            <w:r>
              <w:rPr>
                <w:rFonts w:hint="eastAsia" w:ascii="宋体" w:hAnsi="宋体"/>
                <w:lang w:eastAsia="zh-CN"/>
              </w:rPr>
              <w:t>系统展示</w:t>
            </w:r>
          </w:p>
        </w:tc>
        <w:tc>
          <w:tcPr>
            <w:tcW w:w="4683" w:type="dxa"/>
          </w:tcPr>
          <w:p>
            <w:pPr>
              <w:spacing w:after="156"/>
              <w:rPr>
                <w:rFonts w:ascii="宋体" w:hAnsi="宋体"/>
                <w:lang w:eastAsia="zh-CN"/>
              </w:rPr>
            </w:pPr>
            <w:r>
              <w:rPr>
                <w:rFonts w:hint="eastAsia" w:ascii="宋体" w:hAnsi="宋体"/>
                <w:lang w:eastAsia="zh-CN"/>
              </w:rPr>
              <w:t>从缴费到账单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1" w:hRule="atLeast"/>
        </w:trPr>
        <w:tc>
          <w:tcPr>
            <w:tcW w:w="1945" w:type="dxa"/>
          </w:tcPr>
          <w:p>
            <w:pPr>
              <w:spacing w:after="156"/>
              <w:rPr>
                <w:rFonts w:ascii="宋体" w:hAnsi="宋体"/>
                <w:lang w:eastAsia="zh-CN"/>
              </w:rPr>
            </w:pPr>
            <w:r>
              <w:rPr>
                <w:rFonts w:ascii="宋体" w:hAnsi="宋体"/>
                <w:lang w:eastAsia="zh-CN"/>
              </w:rPr>
              <w:t>到账日期</w:t>
            </w:r>
          </w:p>
        </w:tc>
        <w:tc>
          <w:tcPr>
            <w:tcW w:w="996" w:type="dxa"/>
          </w:tcPr>
          <w:p>
            <w:pPr>
              <w:spacing w:after="156"/>
              <w:rPr>
                <w:rFonts w:ascii="宋体" w:hAnsi="宋体"/>
                <w:lang w:eastAsia="zh-CN"/>
              </w:rPr>
            </w:pPr>
            <w:r>
              <w:rPr>
                <w:rFonts w:hint="eastAsia" w:ascii="宋体" w:hAnsi="宋体"/>
                <w:lang w:eastAsia="zh-CN"/>
              </w:rPr>
              <w:t>必选</w:t>
            </w:r>
          </w:p>
        </w:tc>
        <w:tc>
          <w:tcPr>
            <w:tcW w:w="1562" w:type="dxa"/>
          </w:tcPr>
          <w:p>
            <w:pPr>
              <w:spacing w:after="156"/>
              <w:rPr>
                <w:rFonts w:ascii="宋体" w:hAnsi="宋体"/>
                <w:lang w:eastAsia="zh-CN"/>
              </w:rPr>
            </w:pPr>
            <w:r>
              <w:rPr>
                <w:rFonts w:hint="eastAsia" w:ascii="宋体" w:hAnsi="宋体"/>
                <w:lang w:eastAsia="zh-CN"/>
              </w:rPr>
              <w:t>帮助</w:t>
            </w:r>
          </w:p>
        </w:tc>
        <w:tc>
          <w:tcPr>
            <w:tcW w:w="4683" w:type="dxa"/>
          </w:tcPr>
          <w:p>
            <w:pPr>
              <w:spacing w:line="276" w:lineRule="auto"/>
              <w:rPr>
                <w:rFonts w:ascii="宋体" w:hAnsi="宋体"/>
                <w:lang w:eastAsia="zh-CN"/>
              </w:rPr>
            </w:pPr>
            <w:r>
              <w:rPr>
                <w:rFonts w:hint="eastAsia" w:ascii="宋体" w:hAnsi="宋体"/>
                <w:lang w:eastAsia="zh-CN"/>
              </w:rPr>
              <w:t>该项在报表--缴费账单中展示.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5" w:type="dxa"/>
          </w:tcPr>
          <w:p>
            <w:pPr>
              <w:spacing w:after="156"/>
              <w:rPr>
                <w:rFonts w:ascii="宋体" w:hAnsi="宋体"/>
                <w:lang w:eastAsia="zh-CN"/>
              </w:rPr>
            </w:pPr>
            <w:r>
              <w:rPr>
                <w:rFonts w:hint="eastAsia" w:ascii="宋体" w:hAnsi="宋体"/>
                <w:lang w:eastAsia="zh-CN"/>
              </w:rPr>
              <w:t>备注</w:t>
            </w:r>
          </w:p>
        </w:tc>
        <w:tc>
          <w:tcPr>
            <w:tcW w:w="996" w:type="dxa"/>
          </w:tcPr>
          <w:p>
            <w:pPr>
              <w:spacing w:after="156"/>
              <w:rPr>
                <w:rFonts w:ascii="宋体" w:hAnsi="宋体"/>
                <w:lang w:eastAsia="zh-CN"/>
              </w:rPr>
            </w:pPr>
            <w:r>
              <w:rPr>
                <w:rFonts w:hint="eastAsia" w:ascii="宋体" w:hAnsi="宋体"/>
                <w:lang w:eastAsia="zh-CN"/>
              </w:rPr>
              <w:t>可输</w:t>
            </w:r>
          </w:p>
        </w:tc>
        <w:tc>
          <w:tcPr>
            <w:tcW w:w="1562" w:type="dxa"/>
          </w:tcPr>
          <w:p>
            <w:pPr>
              <w:spacing w:after="156"/>
              <w:rPr>
                <w:rFonts w:ascii="宋体" w:hAnsi="宋体"/>
                <w:lang w:eastAsia="zh-CN"/>
              </w:rPr>
            </w:pPr>
            <w:r>
              <w:rPr>
                <w:rFonts w:hint="eastAsia" w:ascii="宋体" w:hAnsi="宋体"/>
                <w:lang w:eastAsia="zh-CN"/>
              </w:rPr>
              <w:t>录入</w:t>
            </w:r>
          </w:p>
        </w:tc>
        <w:tc>
          <w:tcPr>
            <w:tcW w:w="4683" w:type="dxa"/>
          </w:tcPr>
          <w:p>
            <w:pPr>
              <w:spacing w:line="276" w:lineRule="auto"/>
              <w:rPr>
                <w:rFonts w:ascii="宋体" w:hAnsi="宋体"/>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5" w:type="dxa"/>
          </w:tcPr>
          <w:p>
            <w:pPr>
              <w:spacing w:after="156"/>
              <w:rPr>
                <w:rFonts w:ascii="宋体" w:hAnsi="宋体"/>
                <w:lang w:eastAsia="zh-CN"/>
              </w:rPr>
            </w:pPr>
            <w:r>
              <w:rPr>
                <w:rFonts w:hint="eastAsia" w:ascii="宋体" w:hAnsi="宋体"/>
                <w:lang w:eastAsia="zh-CN"/>
              </w:rPr>
              <w:t>复核意见</w:t>
            </w:r>
          </w:p>
        </w:tc>
        <w:tc>
          <w:tcPr>
            <w:tcW w:w="996" w:type="dxa"/>
          </w:tcPr>
          <w:p>
            <w:pPr>
              <w:spacing w:after="156"/>
              <w:rPr>
                <w:rFonts w:ascii="宋体" w:hAnsi="宋体"/>
                <w:lang w:eastAsia="zh-CN"/>
              </w:rPr>
            </w:pPr>
            <w:r>
              <w:rPr>
                <w:rFonts w:hint="eastAsia" w:ascii="宋体" w:hAnsi="宋体"/>
                <w:lang w:eastAsia="zh-CN"/>
              </w:rPr>
              <w:t>必输</w:t>
            </w:r>
          </w:p>
        </w:tc>
        <w:tc>
          <w:tcPr>
            <w:tcW w:w="1562" w:type="dxa"/>
          </w:tcPr>
          <w:p>
            <w:pPr>
              <w:spacing w:after="156"/>
              <w:rPr>
                <w:rFonts w:ascii="宋体" w:hAnsi="宋体"/>
                <w:lang w:eastAsia="zh-CN"/>
              </w:rPr>
            </w:pPr>
            <w:r>
              <w:rPr>
                <w:rFonts w:hint="eastAsia" w:ascii="宋体" w:hAnsi="宋体"/>
                <w:lang w:eastAsia="zh-CN"/>
              </w:rPr>
              <w:t>录入</w:t>
            </w:r>
          </w:p>
        </w:tc>
        <w:tc>
          <w:tcPr>
            <w:tcW w:w="4683" w:type="dxa"/>
          </w:tcPr>
          <w:p>
            <w:pPr>
              <w:spacing w:after="156"/>
              <w:rPr>
                <w:rFonts w:ascii="宋体" w:hAnsi="宋体"/>
                <w:lang w:eastAsia="zh-CN"/>
              </w:rPr>
            </w:pPr>
            <w:r>
              <w:rPr>
                <w:rFonts w:hint="eastAsia" w:ascii="宋体" w:hAnsi="宋体"/>
                <w:lang w:eastAsia="zh-CN"/>
              </w:rPr>
              <w:t>经办不可输；复核岗，操作复核不通过时，该项必输项</w:t>
            </w:r>
          </w:p>
        </w:tc>
      </w:tr>
    </w:tbl>
    <w:p>
      <w:pPr>
        <w:ind w:left="840" w:leftChars="420"/>
        <w:rPr>
          <w:b/>
          <w:lang w:eastAsia="zh-CN"/>
        </w:rPr>
      </w:pPr>
      <w:r>
        <w:rPr>
          <w:rFonts w:hint="eastAsia"/>
          <w:b/>
          <w:lang w:eastAsia="zh-CN"/>
        </w:rPr>
        <w:t>复核基本操作：</w:t>
      </w:r>
    </w:p>
    <w:p>
      <w:pPr>
        <w:ind w:left="840" w:leftChars="420" w:firstLine="392" w:firstLineChars="196"/>
        <w:rPr>
          <w:lang w:eastAsia="zh-CN"/>
        </w:rPr>
      </w:pPr>
      <w:r>
        <w:rPr>
          <w:rFonts w:hint="eastAsia"/>
          <w:lang w:eastAsia="zh-CN"/>
        </w:rPr>
        <w:t>【复核通过】：复核录入与经办录入信息校验无误，并检查业务日期是否是“处理日”，再检查投资产品份额是否都足够抵扣</w:t>
      </w:r>
      <w:r>
        <w:rPr>
          <w:rFonts w:hint="eastAsia"/>
          <w:color w:val="FF0000"/>
          <w:lang w:eastAsia="zh-CN"/>
        </w:rPr>
        <w:t>(同经办)</w:t>
      </w:r>
      <w:r>
        <w:rPr>
          <w:rFonts w:hint="eastAsia"/>
          <w:lang w:eastAsia="zh-CN"/>
        </w:rPr>
        <w:t>，以上都满足，提示</w:t>
      </w:r>
      <w:r>
        <w:rPr>
          <w:lang w:eastAsia="zh-CN"/>
        </w:rPr>
        <w:t>”</w:t>
      </w:r>
      <w:r>
        <w:rPr>
          <w:rFonts w:hint="eastAsia"/>
          <w:lang w:eastAsia="zh-CN"/>
        </w:rPr>
        <w:t>复核通过</w:t>
      </w:r>
      <w:r>
        <w:rPr>
          <w:lang w:eastAsia="zh-CN"/>
        </w:rPr>
        <w:t>”</w:t>
      </w:r>
      <w:r>
        <w:rPr>
          <w:rFonts w:hint="eastAsia"/>
          <w:lang w:eastAsia="zh-CN"/>
        </w:rPr>
        <w:t>。份额抵缴费复核详细页面字段“抵扣方式”需要二次录入，若录入不一致，点击“复核通过”时报错：“抵扣方式不一致！”。</w:t>
      </w:r>
    </w:p>
    <w:p>
      <w:pPr>
        <w:ind w:left="840" w:leftChars="420"/>
        <w:rPr>
          <w:lang w:eastAsia="zh-CN"/>
        </w:rPr>
      </w:pPr>
      <w:r>
        <w:rPr>
          <w:lang w:eastAsia="zh-CN"/>
        </w:rPr>
        <w:tab/>
      </w:r>
      <w:r>
        <w:rPr>
          <w:rFonts w:hint="eastAsia"/>
          <w:lang w:eastAsia="zh-CN"/>
        </w:rPr>
        <w:t>【复核通不过】：可录入复核意见，到账单的状态更新为“保存”。</w:t>
      </w:r>
    </w:p>
    <w:p>
      <w:pPr>
        <w:ind w:left="840" w:leftChars="420" w:firstLine="400" w:firstLineChars="200"/>
        <w:rPr>
          <w:lang w:eastAsia="zh-CN"/>
        </w:rPr>
      </w:pPr>
      <w:r>
        <w:rPr>
          <w:rFonts w:hint="eastAsia"/>
          <w:lang w:eastAsia="zh-CN"/>
        </w:rPr>
        <w:t>【操作信息】：显示制单和复核人、日期、机构信息。</w:t>
      </w:r>
    </w:p>
    <w:p>
      <w:pPr>
        <w:ind w:left="840" w:leftChars="420" w:firstLine="400" w:firstLineChars="200"/>
        <w:rPr>
          <w:lang w:eastAsia="zh-CN"/>
        </w:rPr>
      </w:pPr>
      <w:r>
        <w:rPr>
          <w:rFonts w:hint="eastAsia"/>
          <w:lang w:eastAsia="zh-CN"/>
        </w:rPr>
        <w:t>【退出】：返回至工作台</w:t>
      </w:r>
    </w:p>
    <w:p>
      <w:pPr>
        <w:ind w:left="840" w:leftChars="420"/>
        <w:rPr>
          <w:b/>
          <w:lang w:eastAsia="zh-CN"/>
        </w:rPr>
      </w:pPr>
      <w:r>
        <w:rPr>
          <w:rFonts w:hint="eastAsia"/>
          <w:b/>
          <w:lang w:eastAsia="zh-CN"/>
        </w:rPr>
        <w:t>经办基本输出：</w:t>
      </w:r>
    </w:p>
    <w:p>
      <w:pPr>
        <w:ind w:left="840" w:leftChars="420"/>
        <w:rPr>
          <w:color w:val="000000"/>
          <w:lang w:eastAsia="zh-CN"/>
        </w:rPr>
      </w:pPr>
      <w:r>
        <w:rPr>
          <w:lang w:eastAsia="zh-CN"/>
        </w:rPr>
        <w:tab/>
      </w:r>
      <w:r>
        <w:rPr>
          <w:rFonts w:hint="eastAsia"/>
          <w:lang w:eastAsia="zh-CN"/>
        </w:rPr>
        <w:t>进入工作台页面或提示错误信息。</w:t>
      </w:r>
    </w:p>
    <w:p>
      <w:pPr>
        <w:pStyle w:val="5"/>
      </w:pPr>
      <w:bookmarkStart w:id="202" w:name="_Toc407003771"/>
      <w:r>
        <w:rPr>
          <w:rFonts w:hint="eastAsia"/>
        </w:rPr>
        <w:t>其他输入输出要求</w:t>
      </w:r>
      <w:bookmarkEnd w:id="202"/>
    </w:p>
    <w:p>
      <w:pPr>
        <w:ind w:left="840" w:leftChars="420" w:firstLine="392" w:firstLineChars="196"/>
        <w:rPr>
          <w:lang w:eastAsia="zh-CN"/>
        </w:rPr>
      </w:pPr>
      <w:r>
        <w:rPr>
          <w:rFonts w:hint="eastAsia"/>
          <w:lang w:eastAsia="zh-CN"/>
        </w:rPr>
        <w:t>补充：左边列表数据展示</w:t>
      </w:r>
    </w:p>
    <w:p>
      <w:pPr>
        <w:ind w:left="840" w:leftChars="420" w:firstLine="392" w:firstLineChars="196"/>
        <w:rPr>
          <w:lang w:eastAsia="zh-CN"/>
        </w:rPr>
      </w:pPr>
      <w:r>
        <w:rPr>
          <w:rFonts w:hint="eastAsia"/>
          <w:lang w:eastAsia="zh-CN"/>
        </w:rPr>
        <w:t>该列表展示的缴费记账单，状态是“已提交”。</w:t>
      </w:r>
    </w:p>
    <w:tbl>
      <w:tblPr>
        <w:tblStyle w:val="32"/>
        <w:tblW w:w="9121"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189"/>
        <w:gridCol w:w="1337"/>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1951"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字段名称</w:t>
            </w:r>
          </w:p>
        </w:tc>
        <w:tc>
          <w:tcPr>
            <w:tcW w:w="1189"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属性</w:t>
            </w:r>
          </w:p>
        </w:tc>
        <w:tc>
          <w:tcPr>
            <w:tcW w:w="1337"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方式</w:t>
            </w:r>
          </w:p>
        </w:tc>
        <w:tc>
          <w:tcPr>
            <w:tcW w:w="4644" w:type="dxa"/>
            <w:shd w:val="clear" w:color="auto" w:fill="FFFF00"/>
            <w:vAlign w:val="center"/>
          </w:tcPr>
          <w:p>
            <w:pPr>
              <w:spacing w:line="360" w:lineRule="auto"/>
              <w:jc w:val="both"/>
              <w:rPr>
                <w:b/>
                <w:bCs/>
                <w:shd w:val="clear" w:color="auto" w:fill="FFFF00"/>
                <w:lang w:eastAsia="zh-CN"/>
              </w:rPr>
            </w:pPr>
            <w:r>
              <w:rPr>
                <w:rFonts w:hint="eastAsia"/>
                <w:b/>
                <w:bCs/>
                <w:shd w:val="clear" w:color="auto" w:fill="FFFF00"/>
                <w:lang w:eastAsia="zh-CN"/>
              </w:rPr>
              <w:t>注释/取值范围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1" w:hRule="atLeast"/>
        </w:trPr>
        <w:tc>
          <w:tcPr>
            <w:tcW w:w="1951" w:type="dxa"/>
          </w:tcPr>
          <w:p>
            <w:pPr>
              <w:spacing w:after="156"/>
              <w:rPr>
                <w:rFonts w:ascii="宋体" w:hAnsi="宋体"/>
                <w:lang w:eastAsia="zh-CN"/>
              </w:rPr>
            </w:pPr>
            <w:r>
              <w:rPr>
                <w:rFonts w:hint="eastAsia" w:ascii="宋体" w:hAnsi="宋体"/>
                <w:lang w:eastAsia="zh-CN"/>
              </w:rPr>
              <w:t>缴费记账单</w:t>
            </w:r>
          </w:p>
        </w:tc>
        <w:tc>
          <w:tcPr>
            <w:tcW w:w="1189" w:type="dxa"/>
            <w:vAlign w:val="center"/>
          </w:tcPr>
          <w:p>
            <w:pPr>
              <w:spacing w:after="156"/>
              <w:rPr>
                <w:rFonts w:ascii="宋体" w:hAnsi="宋体"/>
                <w:lang w:eastAsia="zh-CN"/>
              </w:rPr>
            </w:pPr>
            <w:r>
              <w:rPr>
                <w:rFonts w:hint="eastAsia" w:ascii="宋体" w:hAnsi="宋体"/>
                <w:lang w:eastAsia="zh-CN"/>
              </w:rPr>
              <w:t>显示</w:t>
            </w:r>
          </w:p>
        </w:tc>
        <w:tc>
          <w:tcPr>
            <w:tcW w:w="1337" w:type="dxa"/>
            <w:vAlign w:val="center"/>
          </w:tcPr>
          <w:p>
            <w:pPr>
              <w:spacing w:after="156"/>
              <w:rPr>
                <w:rFonts w:ascii="宋体" w:hAnsi="宋体"/>
                <w:lang w:eastAsia="zh-CN"/>
              </w:rPr>
            </w:pPr>
            <w:r>
              <w:rPr>
                <w:rFonts w:hint="eastAsia" w:ascii="宋体" w:hAnsi="宋体"/>
                <w:lang w:eastAsia="zh-CN"/>
              </w:rPr>
              <w:t>系统展示</w:t>
            </w:r>
          </w:p>
        </w:tc>
        <w:tc>
          <w:tcPr>
            <w:tcW w:w="4644" w:type="dxa"/>
          </w:tcPr>
          <w:p>
            <w:pPr>
              <w:spacing w:after="156"/>
              <w:rPr>
                <w:rFonts w:ascii="宋体" w:hAnsi="宋体"/>
                <w:lang w:eastAsia="zh-CN"/>
              </w:rPr>
            </w:pPr>
            <w:r>
              <w:rPr>
                <w:rFonts w:hint="eastAsia" w:ascii="宋体" w:hAnsi="宋体"/>
                <w:lang w:eastAsia="zh-CN"/>
              </w:rPr>
              <w:t>计划下所有处于</w:t>
            </w:r>
            <w:r>
              <w:rPr>
                <w:rFonts w:ascii="宋体" w:hAnsi="宋体"/>
                <w:lang w:eastAsia="zh-CN"/>
              </w:rPr>
              <w:t>”</w:t>
            </w:r>
            <w:r>
              <w:rPr>
                <w:rFonts w:hint="eastAsia" w:ascii="宋体" w:hAnsi="宋体"/>
                <w:lang w:eastAsia="zh-CN"/>
              </w:rPr>
              <w:t>已提交</w:t>
            </w:r>
            <w:r>
              <w:rPr>
                <w:rFonts w:ascii="宋体" w:hAnsi="宋体"/>
                <w:lang w:eastAsia="zh-CN"/>
              </w:rPr>
              <w:t>”</w:t>
            </w:r>
            <w:r>
              <w:rPr>
                <w:rFonts w:hint="eastAsia" w:ascii="宋体" w:hAnsi="宋体"/>
                <w:lang w:eastAsia="zh-CN"/>
              </w:rPr>
              <w:t>状态的缴费记账单.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1" w:hRule="atLeast"/>
        </w:trPr>
        <w:tc>
          <w:tcPr>
            <w:tcW w:w="1951" w:type="dxa"/>
          </w:tcPr>
          <w:p>
            <w:pPr>
              <w:spacing w:after="156"/>
              <w:rPr>
                <w:rFonts w:ascii="宋体" w:hAnsi="宋体"/>
                <w:lang w:eastAsia="zh-CN"/>
              </w:rPr>
            </w:pPr>
            <w:r>
              <w:rPr>
                <w:rFonts w:hint="eastAsia" w:ascii="宋体" w:hAnsi="宋体"/>
                <w:lang w:eastAsia="zh-CN"/>
              </w:rPr>
              <w:t>缴费通知单</w:t>
            </w:r>
          </w:p>
        </w:tc>
        <w:tc>
          <w:tcPr>
            <w:tcW w:w="1189" w:type="dxa"/>
            <w:vAlign w:val="center"/>
          </w:tcPr>
          <w:p>
            <w:pPr>
              <w:spacing w:after="156"/>
              <w:rPr>
                <w:rFonts w:ascii="宋体" w:hAnsi="宋体"/>
                <w:lang w:eastAsia="zh-CN"/>
              </w:rPr>
            </w:pPr>
            <w:r>
              <w:rPr>
                <w:rFonts w:hint="eastAsia" w:ascii="宋体" w:hAnsi="宋体"/>
                <w:lang w:eastAsia="zh-CN"/>
              </w:rPr>
              <w:t>显示</w:t>
            </w:r>
          </w:p>
        </w:tc>
        <w:tc>
          <w:tcPr>
            <w:tcW w:w="1337" w:type="dxa"/>
            <w:vAlign w:val="center"/>
          </w:tcPr>
          <w:p>
            <w:pPr>
              <w:spacing w:after="156"/>
              <w:rPr>
                <w:rFonts w:ascii="宋体" w:hAnsi="宋体"/>
                <w:lang w:eastAsia="zh-CN"/>
              </w:rPr>
            </w:pPr>
            <w:r>
              <w:rPr>
                <w:rFonts w:hint="eastAsia" w:ascii="宋体" w:hAnsi="宋体"/>
                <w:lang w:eastAsia="zh-CN"/>
              </w:rPr>
              <w:t>系统展示</w:t>
            </w:r>
          </w:p>
        </w:tc>
        <w:tc>
          <w:tcPr>
            <w:tcW w:w="4644" w:type="dxa"/>
          </w:tcPr>
          <w:p>
            <w:pPr>
              <w:spacing w:after="156"/>
              <w:rPr>
                <w:rFonts w:ascii="宋体" w:hAnsi="宋体"/>
                <w:lang w:eastAsia="zh-CN"/>
              </w:rPr>
            </w:pPr>
            <w:r>
              <w:rPr>
                <w:rFonts w:hint="eastAsia" w:ascii="宋体" w:hAnsi="宋体"/>
                <w:lang w:eastAsia="zh-CN"/>
              </w:rPr>
              <w:t>通过缴费记账单来展示缴费通知单.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1" w:hRule="atLeast"/>
        </w:trPr>
        <w:tc>
          <w:tcPr>
            <w:tcW w:w="1951" w:type="dxa"/>
          </w:tcPr>
          <w:p>
            <w:pPr>
              <w:spacing w:after="156"/>
              <w:rPr>
                <w:rFonts w:ascii="宋体" w:hAnsi="宋体"/>
                <w:lang w:eastAsia="zh-CN"/>
              </w:rPr>
            </w:pPr>
            <w:r>
              <w:rPr>
                <w:rFonts w:hint="eastAsia" w:ascii="宋体" w:hAnsi="宋体"/>
                <w:lang w:eastAsia="zh-CN"/>
              </w:rPr>
              <w:t>状态</w:t>
            </w:r>
          </w:p>
        </w:tc>
        <w:tc>
          <w:tcPr>
            <w:tcW w:w="1189" w:type="dxa"/>
            <w:vAlign w:val="center"/>
          </w:tcPr>
          <w:p>
            <w:pPr>
              <w:spacing w:after="156"/>
              <w:rPr>
                <w:rFonts w:ascii="宋体" w:hAnsi="宋体"/>
                <w:lang w:eastAsia="zh-CN"/>
              </w:rPr>
            </w:pPr>
            <w:r>
              <w:rPr>
                <w:rFonts w:hint="eastAsia" w:ascii="宋体" w:hAnsi="宋体"/>
                <w:lang w:eastAsia="zh-CN"/>
              </w:rPr>
              <w:t>显示</w:t>
            </w:r>
          </w:p>
        </w:tc>
        <w:tc>
          <w:tcPr>
            <w:tcW w:w="1337" w:type="dxa"/>
            <w:vAlign w:val="center"/>
          </w:tcPr>
          <w:p>
            <w:pPr>
              <w:spacing w:after="156"/>
              <w:rPr>
                <w:rFonts w:ascii="宋体" w:hAnsi="宋体"/>
                <w:lang w:eastAsia="zh-CN"/>
              </w:rPr>
            </w:pPr>
            <w:r>
              <w:rPr>
                <w:rFonts w:hint="eastAsia" w:ascii="宋体" w:hAnsi="宋体"/>
                <w:lang w:eastAsia="zh-CN"/>
              </w:rPr>
              <w:t>系统展示</w:t>
            </w:r>
          </w:p>
        </w:tc>
        <w:tc>
          <w:tcPr>
            <w:tcW w:w="4644" w:type="dxa"/>
          </w:tcPr>
          <w:p>
            <w:pPr>
              <w:spacing w:after="156"/>
              <w:rPr>
                <w:rFonts w:ascii="宋体" w:hAnsi="宋体"/>
                <w:lang w:eastAsia="zh-CN"/>
              </w:rPr>
            </w:pPr>
            <w:r>
              <w:rPr>
                <w:rFonts w:hint="eastAsia" w:ascii="宋体" w:hAnsi="宋体"/>
                <w:lang w:eastAsia="zh-CN"/>
              </w:rPr>
              <w:t>显示</w:t>
            </w:r>
            <w:r>
              <w:rPr>
                <w:rFonts w:ascii="宋体" w:hAnsi="宋体"/>
                <w:lang w:eastAsia="zh-CN"/>
              </w:rPr>
              <w:t>”</w:t>
            </w:r>
            <w:r>
              <w:rPr>
                <w:rFonts w:hint="eastAsia" w:ascii="宋体" w:hAnsi="宋体"/>
                <w:lang w:eastAsia="zh-CN"/>
              </w:rPr>
              <w:t>已提交</w:t>
            </w:r>
            <w:r>
              <w:rPr>
                <w:rFonts w:ascii="宋体" w:hAnsi="宋体"/>
                <w:lang w:eastAsia="zh-CN"/>
              </w:rPr>
              <w:t>”</w:t>
            </w:r>
          </w:p>
        </w:tc>
      </w:tr>
    </w:tbl>
    <w:p>
      <w:pPr>
        <w:rPr>
          <w:color w:val="000000"/>
          <w:lang w:eastAsia="zh-CN"/>
        </w:rPr>
      </w:pPr>
    </w:p>
    <w:p>
      <w:pPr>
        <w:pStyle w:val="5"/>
      </w:pPr>
      <w:bookmarkStart w:id="203" w:name="_Toc407003772"/>
      <w:r>
        <w:rPr>
          <w:rFonts w:hint="eastAsia"/>
        </w:rPr>
        <w:t>功能逻辑（可选）</w:t>
      </w:r>
      <w:bookmarkEnd w:id="203"/>
    </w:p>
    <w:p>
      <w:pPr>
        <w:ind w:left="426" w:leftChars="213" w:firstLine="414"/>
        <w:rPr>
          <w:lang w:eastAsia="zh-CN"/>
        </w:rPr>
      </w:pPr>
      <w:r>
        <w:rPr>
          <w:rFonts w:hint="eastAsia"/>
          <w:lang w:eastAsia="zh-CN"/>
        </w:rPr>
        <w:t>Java处理逻辑：</w:t>
      </w:r>
    </w:p>
    <w:p>
      <w:pPr>
        <w:ind w:left="420" w:leftChars="210" w:firstLine="430" w:firstLineChars="215"/>
        <w:rPr>
          <w:lang w:eastAsia="zh-CN"/>
        </w:rPr>
      </w:pPr>
      <w:r>
        <w:rPr>
          <w:rFonts w:hint="eastAsia"/>
          <w:lang w:eastAsia="zh-CN"/>
        </w:rPr>
        <w:t>检验缴费申请是否是个人缴费，当前业务日期是否是处理日，该计划“处理日”所有产品净值是否已维护，是否做过其他缴费到账；若抵扣方式选择了“投资占比”，按企业投资方案中的产品，检查抵扣账户中对应产品份额之和是否都足够抵扣；以上条件满足生成缴费记账单，状态为“已提交”。</w:t>
      </w:r>
    </w:p>
    <w:p>
      <w:pPr>
        <w:ind w:left="420" w:leftChars="210" w:firstLine="430" w:firstLineChars="215"/>
        <w:rPr>
          <w:lang w:eastAsia="zh-CN"/>
        </w:rPr>
      </w:pPr>
      <w:r>
        <w:rPr>
          <w:rFonts w:hint="eastAsia"/>
          <w:lang w:eastAsia="zh-CN"/>
        </w:rPr>
        <w:t>更新队列任务，业务状态为“已复核”，任务状态为“待处理”。</w:t>
      </w:r>
    </w:p>
    <w:p>
      <w:pPr>
        <w:ind w:left="420" w:leftChars="210" w:firstLine="430" w:firstLineChars="215"/>
        <w:rPr>
          <w:lang w:eastAsia="zh-CN"/>
        </w:rPr>
      </w:pPr>
      <w:r>
        <w:rPr>
          <w:rFonts w:hint="eastAsia"/>
          <w:lang w:eastAsia="zh-CN"/>
        </w:rPr>
        <w:t>更新缴费申请，申请单状态为“已到账”，未实际到账。</w:t>
      </w:r>
    </w:p>
    <w:p>
      <w:pPr>
        <w:ind w:left="420" w:leftChars="210" w:firstLine="430" w:firstLineChars="215"/>
        <w:rPr>
          <w:color w:val="000000"/>
          <w:lang w:eastAsia="zh-CN"/>
        </w:rPr>
      </w:pPr>
      <w:r>
        <w:rPr>
          <w:rFonts w:hint="eastAsia"/>
          <w:lang w:eastAsia="zh-CN"/>
        </w:rPr>
        <w:t>更新缴费到账，业务状态为“已复核”，未处理。</w:t>
      </w:r>
    </w:p>
    <w:p>
      <w:pPr>
        <w:pStyle w:val="6"/>
      </w:pPr>
      <w:bookmarkStart w:id="204" w:name="_Toc407003773"/>
      <w:r>
        <w:rPr>
          <w:rFonts w:hint="eastAsia"/>
        </w:rPr>
        <w:t>功能流程</w:t>
      </w:r>
      <w:bookmarkEnd w:id="204"/>
    </w:p>
    <w:p>
      <w:pPr>
        <w:ind w:left="420" w:leftChars="210"/>
        <w:rPr>
          <w:color w:val="000000"/>
          <w:lang w:eastAsia="zh-CN"/>
        </w:rPr>
      </w:pPr>
      <w:r>
        <w:rPr>
          <w:rFonts w:hint="eastAsia"/>
          <w:color w:val="000000"/>
          <w:lang w:eastAsia="zh-CN"/>
        </w:rPr>
        <w:t>复核功能流程图：</w:t>
      </w:r>
    </w:p>
    <w:p>
      <w:pPr>
        <w:ind w:left="420" w:leftChars="210"/>
        <w:rPr>
          <w:color w:val="000000"/>
          <w:lang w:eastAsia="zh-CN"/>
        </w:rPr>
      </w:pPr>
      <w:r>
        <w:object>
          <v:shape id="_x0000_i1046" o:spt="75" type="#_x0000_t75" style="height:435.75pt;width:309.75pt;" o:ole="t" filled="f" o:preferrelative="t" stroked="f" coordsize="21600,21600">
            <v:path/>
            <v:fill on="f" focussize="0,0"/>
            <v:stroke on="f" joinstyle="miter"/>
            <v:imagedata r:id="rId68" o:title=""/>
            <o:lock v:ext="edit" aspectratio="t"/>
            <w10:wrap type="none"/>
            <w10:anchorlock/>
          </v:shape>
          <o:OLEObject Type="Embed" ProgID="Visio.Drawing.11" ShapeID="_x0000_i1046" DrawAspect="Content" ObjectID="_1468075746" r:id="rId67">
            <o:LockedField>false</o:LockedField>
          </o:OLEObject>
        </w:object>
      </w:r>
    </w:p>
    <w:p>
      <w:pPr>
        <w:pStyle w:val="6"/>
      </w:pPr>
      <w:bookmarkStart w:id="205" w:name="_Toc407003774"/>
      <w:r>
        <w:rPr>
          <w:rFonts w:hint="eastAsia"/>
        </w:rPr>
        <w:t>功能流程描述</w:t>
      </w:r>
      <w:bookmarkEnd w:id="205"/>
    </w:p>
    <w:p>
      <w:pPr>
        <w:ind w:left="420" w:leftChars="210"/>
        <w:rPr>
          <w:color w:val="000000"/>
          <w:lang w:eastAsia="zh-CN"/>
        </w:rPr>
      </w:pPr>
      <w:r>
        <w:rPr>
          <w:rFonts w:hint="eastAsia"/>
          <w:color w:val="000000"/>
          <w:lang w:eastAsia="zh-CN"/>
        </w:rPr>
        <w:t>【说明】</w:t>
      </w:r>
    </w:p>
    <w:p>
      <w:pPr>
        <w:numPr>
          <w:ilvl w:val="0"/>
          <w:numId w:val="10"/>
        </w:numPr>
        <w:ind w:left="840" w:leftChars="210"/>
        <w:rPr>
          <w:color w:val="000000"/>
          <w:lang w:eastAsia="zh-CN"/>
        </w:rPr>
      </w:pPr>
      <w:r>
        <w:rPr>
          <w:rFonts w:hint="eastAsia"/>
          <w:color w:val="000000"/>
          <w:lang w:eastAsia="zh-CN"/>
        </w:rPr>
        <w:t>列示流程中各节点的输入输出及本节点的具体动作。</w:t>
      </w:r>
    </w:p>
    <w:p>
      <w:pPr>
        <w:numPr>
          <w:ilvl w:val="0"/>
          <w:numId w:val="10"/>
        </w:numPr>
        <w:ind w:left="840" w:leftChars="210"/>
        <w:rPr>
          <w:color w:val="000000"/>
          <w:lang w:eastAsia="zh-CN"/>
        </w:rPr>
      </w:pPr>
      <w:r>
        <w:rPr>
          <w:rFonts w:hint="eastAsia"/>
          <w:color w:val="000000"/>
          <w:lang w:eastAsia="zh-CN"/>
        </w:rPr>
        <w:t>列示流程中各节点的直接流向关系或条件流向关系。</w:t>
      </w:r>
    </w:p>
    <w:p>
      <w:pPr>
        <w:pStyle w:val="5"/>
      </w:pPr>
      <w:bookmarkStart w:id="206" w:name="_Toc407003775"/>
      <w:r>
        <w:rPr>
          <w:rFonts w:hint="eastAsia"/>
        </w:rPr>
        <w:t>功能检查</w:t>
      </w:r>
      <w:bookmarkEnd w:id="206"/>
    </w:p>
    <w:p>
      <w:pPr>
        <w:ind w:left="420" w:leftChars="210"/>
        <w:rPr>
          <w:color w:val="000000"/>
          <w:lang w:eastAsia="zh-CN"/>
        </w:rPr>
      </w:pPr>
      <w:r>
        <w:rPr>
          <w:rFonts w:hint="eastAsia"/>
          <w:color w:val="000000"/>
          <w:lang w:eastAsia="zh-CN"/>
        </w:rPr>
        <w:t>【说明】列示对本功能不在上述功能流程中的检查点。</w:t>
      </w:r>
    </w:p>
    <w:p>
      <w:pPr>
        <w:pStyle w:val="5"/>
      </w:pPr>
      <w:bookmarkStart w:id="207" w:name="_Toc407003776"/>
      <w:r>
        <w:rPr>
          <w:rFonts w:hint="eastAsia"/>
        </w:rPr>
        <w:t>其它特殊处理和控制</w:t>
      </w:r>
      <w:bookmarkEnd w:id="207"/>
    </w:p>
    <w:p>
      <w:pPr>
        <w:ind w:left="420" w:leftChars="210"/>
        <w:rPr>
          <w:color w:val="000000"/>
          <w:lang w:eastAsia="zh-CN"/>
        </w:rPr>
      </w:pPr>
      <w:r>
        <w:rPr>
          <w:rFonts w:hint="eastAsia"/>
          <w:color w:val="000000"/>
          <w:lang w:eastAsia="zh-CN"/>
        </w:rPr>
        <w:t>【说明】列示本功能特殊处理和控制</w:t>
      </w:r>
    </w:p>
    <w:p>
      <w:pPr>
        <w:pStyle w:val="4"/>
        <w:ind w:left="720"/>
      </w:pPr>
      <w:bookmarkStart w:id="208" w:name="_Toc409427535"/>
      <w:bookmarkStart w:id="209" w:name="_Toc407003777"/>
      <w:r>
        <w:rPr>
          <w:rFonts w:hint="eastAsia"/>
        </w:rPr>
        <w:t>功能点</w:t>
      </w:r>
      <w:r>
        <w:t>3</w:t>
      </w:r>
      <w:r>
        <w:rPr>
          <w:rFonts w:hint="eastAsia"/>
        </w:rPr>
        <w:t>：份额抵缴费_任务队列执行</w:t>
      </w:r>
      <w:bookmarkEnd w:id="208"/>
      <w:bookmarkEnd w:id="209"/>
    </w:p>
    <w:p>
      <w:pPr>
        <w:pStyle w:val="5"/>
      </w:pPr>
      <w:bookmarkStart w:id="210" w:name="_Toc407003778"/>
      <w:r>
        <w:rPr>
          <w:rFonts w:hint="eastAsia"/>
        </w:rPr>
        <w:t>功能说明</w:t>
      </w:r>
      <w:bookmarkEnd w:id="210"/>
    </w:p>
    <w:p>
      <w:pPr>
        <w:ind w:firstLine="426" w:firstLineChars="213"/>
        <w:rPr>
          <w:lang w:eastAsia="zh-CN"/>
        </w:rPr>
      </w:pPr>
      <w:r>
        <w:rPr>
          <w:rFonts w:hint="eastAsia"/>
          <w:lang w:eastAsia="zh-CN"/>
        </w:rPr>
        <w:t>本功能对已经提交的缴费记账单号（份额抵缴费缴费到账单）进行处理，实现份额抵缴费到账、记账。</w:t>
      </w:r>
    </w:p>
    <w:p>
      <w:pPr>
        <w:ind w:firstLine="426" w:firstLineChars="213"/>
        <w:rPr>
          <w:lang w:eastAsia="zh-CN"/>
        </w:rPr>
      </w:pPr>
      <w:r>
        <w:rPr>
          <w:rFonts w:hint="eastAsia"/>
          <w:lang w:eastAsia="zh-CN"/>
        </w:rPr>
        <w:t>在缴费记账单号任务执行后,</w:t>
      </w:r>
    </w:p>
    <w:p>
      <w:pPr>
        <w:ind w:firstLine="850" w:firstLineChars="425"/>
        <w:rPr>
          <w:lang w:eastAsia="zh-CN"/>
        </w:rPr>
      </w:pPr>
      <w:r>
        <w:rPr>
          <w:rFonts w:hint="eastAsia"/>
          <w:lang w:eastAsia="zh-CN"/>
        </w:rPr>
        <w:t>更新队列任务，任务状态为“处理成功”。</w:t>
      </w:r>
    </w:p>
    <w:p>
      <w:pPr>
        <w:ind w:firstLine="850" w:firstLineChars="425"/>
        <w:rPr>
          <w:lang w:eastAsia="zh-CN"/>
        </w:rPr>
      </w:pPr>
      <w:r>
        <w:rPr>
          <w:rFonts w:hint="eastAsia"/>
          <w:lang w:eastAsia="zh-CN"/>
        </w:rPr>
        <w:t>更新缴费申请，申请单状态为“实际到账”。</w:t>
      </w:r>
    </w:p>
    <w:p>
      <w:pPr>
        <w:ind w:firstLine="850" w:firstLineChars="425"/>
        <w:rPr>
          <w:lang w:eastAsia="zh-CN"/>
        </w:rPr>
      </w:pPr>
      <w:r>
        <w:rPr>
          <w:rFonts w:hint="eastAsia"/>
          <w:lang w:eastAsia="zh-CN"/>
        </w:rPr>
        <w:t>更新缴费到账，到账单状态为“实际到账”。</w:t>
      </w:r>
    </w:p>
    <w:p>
      <w:pPr>
        <w:ind w:firstLine="850" w:firstLineChars="425"/>
        <w:rPr>
          <w:lang w:eastAsia="zh-CN"/>
        </w:rPr>
      </w:pPr>
      <w:r>
        <w:rPr>
          <w:rFonts w:hint="eastAsia"/>
          <w:lang w:eastAsia="zh-CN"/>
        </w:rPr>
        <w:t>记录企业份额赎回流水；</w:t>
      </w:r>
    </w:p>
    <w:p>
      <w:pPr>
        <w:ind w:firstLine="850" w:firstLineChars="425"/>
        <w:rPr>
          <w:lang w:eastAsia="zh-CN"/>
        </w:rPr>
      </w:pPr>
      <w:r>
        <w:rPr>
          <w:rFonts w:hint="eastAsia"/>
          <w:lang w:eastAsia="zh-CN"/>
        </w:rPr>
        <w:t>记录企业份额赎回待归集；</w:t>
      </w:r>
    </w:p>
    <w:p>
      <w:pPr>
        <w:ind w:firstLine="850" w:firstLineChars="425"/>
        <w:rPr>
          <w:lang w:eastAsia="zh-CN"/>
        </w:rPr>
      </w:pPr>
      <w:r>
        <w:rPr>
          <w:rFonts w:hint="eastAsia"/>
          <w:lang w:eastAsia="zh-CN"/>
        </w:rPr>
        <w:t>记录企业份额赎回到账；</w:t>
      </w:r>
    </w:p>
    <w:p>
      <w:pPr>
        <w:ind w:firstLine="850" w:firstLineChars="425"/>
        <w:rPr>
          <w:lang w:eastAsia="zh-CN"/>
        </w:rPr>
      </w:pPr>
      <w:r>
        <w:rPr>
          <w:rFonts w:hint="eastAsia"/>
          <w:lang w:eastAsia="zh-CN"/>
        </w:rPr>
        <w:t>记录企业金额抵缴费流水；</w:t>
      </w:r>
    </w:p>
    <w:p>
      <w:pPr>
        <w:ind w:firstLine="850" w:firstLineChars="425"/>
        <w:rPr>
          <w:lang w:eastAsia="zh-CN"/>
        </w:rPr>
      </w:pPr>
      <w:r>
        <w:rPr>
          <w:rFonts w:hint="eastAsia"/>
          <w:lang w:eastAsia="zh-CN"/>
        </w:rPr>
        <w:t>更新企业账户余额；</w:t>
      </w:r>
    </w:p>
    <w:p>
      <w:pPr>
        <w:ind w:firstLine="850" w:firstLineChars="425"/>
        <w:rPr>
          <w:lang w:eastAsia="zh-CN"/>
        </w:rPr>
      </w:pPr>
      <w:r>
        <w:rPr>
          <w:rFonts w:hint="eastAsia"/>
          <w:lang w:eastAsia="zh-CN"/>
        </w:rPr>
        <w:t>记录个人缴费金额流水；</w:t>
      </w:r>
    </w:p>
    <w:p>
      <w:pPr>
        <w:ind w:firstLine="850" w:firstLineChars="425"/>
        <w:rPr>
          <w:lang w:eastAsia="zh-CN"/>
        </w:rPr>
      </w:pPr>
      <w:r>
        <w:rPr>
          <w:rFonts w:hint="eastAsia"/>
          <w:lang w:eastAsia="zh-CN"/>
        </w:rPr>
        <w:t>记录个人份额流水；</w:t>
      </w:r>
    </w:p>
    <w:p>
      <w:pPr>
        <w:ind w:firstLine="850" w:firstLineChars="425"/>
        <w:rPr>
          <w:lang w:eastAsia="zh-CN"/>
        </w:rPr>
      </w:pPr>
      <w:r>
        <w:rPr>
          <w:rFonts w:hint="eastAsia"/>
          <w:lang w:eastAsia="zh-CN"/>
        </w:rPr>
        <w:t>记录个人份额申购待归集；</w:t>
      </w:r>
    </w:p>
    <w:p>
      <w:pPr>
        <w:ind w:firstLine="850" w:firstLineChars="425"/>
        <w:rPr>
          <w:lang w:eastAsia="zh-CN"/>
        </w:rPr>
      </w:pPr>
      <w:r>
        <w:rPr>
          <w:rFonts w:hint="eastAsia"/>
          <w:lang w:eastAsia="zh-CN"/>
        </w:rPr>
        <w:t>记录个人份额申购到账；</w:t>
      </w:r>
    </w:p>
    <w:p>
      <w:pPr>
        <w:ind w:firstLine="850" w:firstLineChars="425"/>
        <w:rPr>
          <w:lang w:eastAsia="zh-CN"/>
        </w:rPr>
      </w:pPr>
      <w:r>
        <w:rPr>
          <w:rFonts w:hint="eastAsia"/>
          <w:lang w:eastAsia="zh-CN"/>
        </w:rPr>
        <w:t>更新个人账户余额；</w:t>
      </w:r>
    </w:p>
    <w:p>
      <w:pPr>
        <w:ind w:firstLine="850" w:firstLineChars="425"/>
        <w:rPr>
          <w:lang w:eastAsia="zh-CN"/>
        </w:rPr>
      </w:pPr>
      <w:r>
        <w:rPr>
          <w:rFonts w:hint="eastAsia"/>
          <w:lang w:eastAsia="zh-CN"/>
        </w:rPr>
        <w:t>更新分账户总括余额；</w:t>
      </w:r>
    </w:p>
    <w:p>
      <w:pPr>
        <w:ind w:firstLine="850" w:firstLineChars="425"/>
        <w:rPr>
          <w:lang w:eastAsia="zh-CN"/>
        </w:rPr>
      </w:pPr>
      <w:r>
        <w:rPr>
          <w:rFonts w:hint="eastAsia"/>
          <w:lang w:eastAsia="zh-CN"/>
        </w:rPr>
        <w:t>更新总括账户余额；</w:t>
      </w:r>
    </w:p>
    <w:p>
      <w:pPr>
        <w:ind w:firstLine="850" w:firstLineChars="425"/>
        <w:rPr>
          <w:lang w:eastAsia="zh-CN"/>
        </w:rPr>
      </w:pPr>
      <w:r>
        <w:rPr>
          <w:rFonts w:hint="eastAsia"/>
          <w:lang w:eastAsia="zh-CN"/>
        </w:rPr>
        <w:t>出具缴费到账报表；</w:t>
      </w:r>
    </w:p>
    <w:p>
      <w:pPr>
        <w:ind w:firstLine="426" w:firstLineChars="213"/>
        <w:rPr>
          <w:color w:val="000000"/>
          <w:lang w:eastAsia="zh-CN"/>
        </w:rPr>
      </w:pPr>
      <w:r>
        <w:rPr>
          <w:rFonts w:hint="eastAsia"/>
          <w:lang w:eastAsia="zh-CN"/>
        </w:rPr>
        <w:t>本功能成功完成且日结后，出具投资成交报告。</w:t>
      </w:r>
      <w:r>
        <w:rPr>
          <w:color w:val="000000"/>
          <w:lang w:eastAsia="zh-CN"/>
        </w:rPr>
        <w:t xml:space="preserve"> </w:t>
      </w:r>
    </w:p>
    <w:p>
      <w:pPr>
        <w:pStyle w:val="5"/>
      </w:pPr>
      <w:bookmarkStart w:id="211" w:name="_Toc407003779"/>
      <w:r>
        <w:rPr>
          <w:rFonts w:hint="eastAsia"/>
        </w:rPr>
        <w:t>用户范围及权限</w:t>
      </w:r>
      <w:bookmarkEnd w:id="211"/>
    </w:p>
    <w:p>
      <w:pPr>
        <w:ind w:firstLine="426" w:firstLineChars="213"/>
        <w:rPr>
          <w:lang w:eastAsia="zh-CN"/>
        </w:rPr>
      </w:pPr>
      <w:r>
        <w:rPr>
          <w:rFonts w:hint="eastAsia"/>
          <w:lang w:eastAsia="zh-CN"/>
        </w:rPr>
        <w:t>本功能不进行权限控制，由9999权限分配给特定人执行。</w:t>
      </w:r>
    </w:p>
    <w:p>
      <w:pPr>
        <w:pStyle w:val="5"/>
      </w:pPr>
      <w:bookmarkStart w:id="212" w:name="_Toc407003780"/>
      <w:r>
        <w:rPr>
          <w:rFonts w:hint="eastAsia"/>
        </w:rPr>
        <w:t>功能界面（可选）</w:t>
      </w:r>
      <w:bookmarkEnd w:id="212"/>
    </w:p>
    <w:p>
      <w:pPr>
        <w:rPr>
          <w:color w:val="000000"/>
          <w:lang w:eastAsia="zh-CN"/>
        </w:rPr>
      </w:pPr>
      <w:r>
        <w:rPr>
          <w:rFonts w:hint="eastAsia"/>
          <w:color w:val="000000"/>
          <w:lang w:eastAsia="zh-CN"/>
        </w:rPr>
        <w:t>该界面为系统公共界面，这里不再赘述。</w:t>
      </w:r>
    </w:p>
    <w:p>
      <w:pPr>
        <w:pStyle w:val="6"/>
      </w:pPr>
      <w:bookmarkStart w:id="213" w:name="_Toc407003781"/>
      <w:r>
        <w:rPr>
          <w:rFonts w:hint="eastAsia"/>
        </w:rPr>
        <w:t>功能菜单</w:t>
      </w:r>
      <w:bookmarkEnd w:id="213"/>
    </w:p>
    <w:p>
      <w:pPr>
        <w:rPr>
          <w:color w:val="000000"/>
          <w:lang w:eastAsia="zh-CN"/>
        </w:rPr>
      </w:pPr>
      <w:r>
        <w:rPr>
          <w:rFonts w:hint="eastAsia"/>
          <w:color w:val="000000"/>
          <w:lang w:eastAsia="zh-CN"/>
        </w:rPr>
        <w:t>菜单位置：工作监控 =&gt;工作监控 =&gt; 任务管理 =&gt;任务管理</w:t>
      </w:r>
    </w:p>
    <w:p>
      <w:pPr>
        <w:pStyle w:val="6"/>
      </w:pPr>
      <w:bookmarkStart w:id="214" w:name="_Toc407003782"/>
      <w:r>
        <w:rPr>
          <w:rFonts w:hint="eastAsia"/>
        </w:rPr>
        <w:t>功能具体界面</w:t>
      </w:r>
      <w:bookmarkEnd w:id="214"/>
    </w:p>
    <w:p>
      <w:pPr>
        <w:numPr>
          <w:ilvl w:val="0"/>
          <w:numId w:val="10"/>
        </w:numPr>
        <w:rPr>
          <w:color w:val="000000"/>
          <w:lang w:eastAsia="zh-CN"/>
        </w:rPr>
      </w:pPr>
      <w:r>
        <w:rPr>
          <w:rFonts w:hint="eastAsia"/>
          <w:color w:val="000000"/>
          <w:lang w:eastAsia="zh-CN"/>
        </w:rPr>
        <w:t>输入输出：</w:t>
      </w:r>
    </w:p>
    <w:p>
      <w:pPr>
        <w:rPr>
          <w:color w:val="000000"/>
          <w:lang w:eastAsia="zh-CN"/>
        </w:rPr>
      </w:pPr>
      <w:r>
        <w:rPr>
          <w:rFonts w:hint="eastAsia"/>
          <w:color w:val="000000"/>
          <w:lang w:eastAsia="zh-CN"/>
        </w:rPr>
        <w:t>【说明】列示输入输出内容</w:t>
      </w:r>
    </w:p>
    <w:p>
      <w:pPr>
        <w:numPr>
          <w:ilvl w:val="0"/>
          <w:numId w:val="10"/>
        </w:numPr>
        <w:rPr>
          <w:color w:val="000000"/>
          <w:lang w:eastAsia="zh-CN"/>
        </w:rPr>
      </w:pPr>
      <w:r>
        <w:rPr>
          <w:rFonts w:hint="eastAsia"/>
          <w:color w:val="000000"/>
          <w:lang w:eastAsia="zh-CN"/>
        </w:rPr>
        <w:t>栏位说明：</w:t>
      </w:r>
    </w:p>
    <w:p>
      <w:pPr>
        <w:rPr>
          <w:color w:val="000000"/>
          <w:lang w:eastAsia="zh-CN"/>
        </w:rPr>
      </w:pPr>
      <w:r>
        <w:rPr>
          <w:rFonts w:hint="eastAsia"/>
          <w:color w:val="000000"/>
          <w:lang w:eastAsia="zh-CN"/>
        </w:rPr>
        <w:t>【说明】列示栏位属性，如类型、长度等</w:t>
      </w:r>
    </w:p>
    <w:p>
      <w:pPr>
        <w:pStyle w:val="5"/>
      </w:pPr>
      <w:bookmarkStart w:id="215" w:name="_Toc407003783"/>
      <w:r>
        <w:rPr>
          <w:rFonts w:hint="eastAsia"/>
        </w:rPr>
        <w:t>其他输入输出要求</w:t>
      </w:r>
      <w:bookmarkEnd w:id="215"/>
    </w:p>
    <w:p>
      <w:pPr>
        <w:rPr>
          <w:color w:val="000000"/>
          <w:lang w:eastAsia="zh-CN"/>
        </w:rPr>
      </w:pPr>
      <w:r>
        <w:rPr>
          <w:rFonts w:hint="eastAsia"/>
          <w:color w:val="000000"/>
          <w:lang w:eastAsia="zh-CN"/>
        </w:rPr>
        <w:t>【说明】列示其他输入输出要求</w:t>
      </w:r>
    </w:p>
    <w:p>
      <w:pPr>
        <w:pStyle w:val="5"/>
      </w:pPr>
      <w:bookmarkStart w:id="216" w:name="_Toc407003784"/>
      <w:r>
        <w:rPr>
          <w:rFonts w:hint="eastAsia"/>
        </w:rPr>
        <w:t>功能逻辑（可选）</w:t>
      </w:r>
      <w:bookmarkEnd w:id="216"/>
    </w:p>
    <w:p>
      <w:pPr>
        <w:pStyle w:val="6"/>
      </w:pPr>
      <w:bookmarkStart w:id="217" w:name="_Toc407003785"/>
      <w:r>
        <w:rPr>
          <w:rFonts w:hint="eastAsia"/>
        </w:rPr>
        <w:t>功能流程</w:t>
      </w:r>
      <w:bookmarkEnd w:id="217"/>
    </w:p>
    <w:p>
      <w:pPr>
        <w:rPr>
          <w:color w:val="000000"/>
          <w:lang w:eastAsia="zh-CN"/>
        </w:rPr>
      </w:pPr>
      <w:r>
        <w:rPr>
          <w:rFonts w:hint="eastAsia"/>
          <w:color w:val="000000"/>
          <w:lang w:eastAsia="zh-CN"/>
        </w:rPr>
        <w:t>【说明】用绘图工具给出完整详细的功能流程图。</w:t>
      </w:r>
    </w:p>
    <w:p>
      <w:pPr>
        <w:pStyle w:val="6"/>
      </w:pPr>
      <w:bookmarkStart w:id="218" w:name="_Toc407003786"/>
      <w:r>
        <w:rPr>
          <w:rFonts w:hint="eastAsia"/>
          <w:lang w:eastAsia="zh-CN"/>
        </w:rPr>
        <w:t>按资产占比抵扣逻辑</w:t>
      </w:r>
      <w:bookmarkEnd w:id="218"/>
    </w:p>
    <w:p>
      <w:pPr>
        <w:ind w:left="426" w:leftChars="213"/>
        <w:rPr>
          <w:lang w:eastAsia="zh-CN"/>
        </w:rPr>
      </w:pPr>
      <w:r>
        <w:rPr>
          <w:rFonts w:hint="eastAsia"/>
          <w:lang w:eastAsia="zh-CN"/>
        </w:rPr>
        <w:t>该抵扣逻辑为原有逻辑，不作调整。</w:t>
      </w:r>
    </w:p>
    <w:p>
      <w:pPr>
        <w:ind w:left="426" w:leftChars="213"/>
        <w:rPr>
          <w:lang w:eastAsia="zh-CN"/>
        </w:rPr>
      </w:pPr>
      <w:r>
        <w:rPr>
          <w:rFonts w:hint="eastAsia"/>
          <w:lang w:eastAsia="zh-CN"/>
        </w:rPr>
        <w:t>1.原有抵扣逻辑保持不变，如下：</w:t>
      </w:r>
    </w:p>
    <w:p>
      <w:pPr>
        <w:ind w:left="426" w:leftChars="213"/>
        <w:rPr>
          <w:lang w:eastAsia="zh-CN"/>
        </w:rPr>
      </w:pPr>
      <w:r>
        <w:rPr>
          <w:rFonts w:hint="eastAsia"/>
          <w:lang w:eastAsia="zh-CN"/>
        </w:rPr>
        <w:t>C处理逻辑：</w:t>
      </w:r>
    </w:p>
    <w:p>
      <w:pPr>
        <w:ind w:left="566" w:leftChars="283" w:firstLine="400" w:firstLineChars="200"/>
        <w:rPr>
          <w:lang w:eastAsia="zh-CN"/>
        </w:rPr>
      </w:pPr>
      <w:r>
        <w:rPr>
          <w:rFonts w:hint="eastAsia"/>
          <w:lang w:eastAsia="zh-CN"/>
        </w:rPr>
        <w:t>抵缴费先判断到账金额和应缴，若到账金额大于应缴，则处理失败，报错：“到账金额已经足额”；</w:t>
      </w:r>
    </w:p>
    <w:p>
      <w:pPr>
        <w:ind w:left="566" w:leftChars="283"/>
        <w:rPr>
          <w:lang w:eastAsia="zh-CN"/>
        </w:rPr>
      </w:pPr>
      <w:r>
        <w:rPr>
          <w:rFonts w:hint="eastAsia"/>
          <w:lang w:eastAsia="zh-CN"/>
        </w:rPr>
        <w:t>然后再开始抵缴费，抵缴费时按照抵扣账户顺序，先抵扣所有抵扣账户中的金额，不够再抵扣份额；按账户中的产品的资产占比，若该账户份额不够抵扣，则全部抵扣；若足够抵扣，根据资产占比，计算出该账户下每个产品下需抵扣份额，进行份额抵缴费，最后一个产品抵扣时采用倒减的方式避免尾差。</w:t>
      </w:r>
    </w:p>
    <w:p>
      <w:pPr>
        <w:ind w:firstLine="426" w:firstLineChars="213"/>
        <w:rPr>
          <w:lang w:eastAsia="zh-CN"/>
        </w:rPr>
      </w:pPr>
      <w:r>
        <w:rPr>
          <w:rFonts w:hint="eastAsia"/>
          <w:lang w:eastAsia="zh-CN"/>
        </w:rPr>
        <w:t>2.抵扣前提条件:</w:t>
      </w:r>
    </w:p>
    <w:p>
      <w:pPr>
        <w:ind w:firstLine="900" w:firstLineChars="450"/>
        <w:rPr>
          <w:lang w:eastAsia="zh-CN"/>
        </w:rPr>
      </w:pPr>
      <w:r>
        <w:rPr>
          <w:rFonts w:hint="eastAsia"/>
          <w:lang w:eastAsia="zh-CN"/>
        </w:rPr>
        <w:t>1&gt;企业计划为份额法。</w:t>
      </w:r>
    </w:p>
    <w:p>
      <w:pPr>
        <w:ind w:firstLine="900" w:firstLineChars="450"/>
        <w:rPr>
          <w:lang w:eastAsia="zh-CN"/>
        </w:rPr>
      </w:pPr>
      <w:r>
        <w:rPr>
          <w:rFonts w:hint="eastAsia"/>
          <w:lang w:eastAsia="zh-CN"/>
        </w:rPr>
        <w:t>2&gt;企业计划设置抵扣账户，以及抵扣账户的抵扣顺序。</w:t>
      </w:r>
    </w:p>
    <w:p>
      <w:pPr>
        <w:ind w:firstLine="900" w:firstLineChars="450"/>
        <w:rPr>
          <w:lang w:eastAsia="zh-CN"/>
        </w:rPr>
      </w:pPr>
      <w:r>
        <w:rPr>
          <w:rFonts w:hint="eastAsia"/>
          <w:lang w:eastAsia="zh-CN"/>
        </w:rPr>
        <w:t>3&gt;企业计划可抵扣账户中份额做够抵扣。</w:t>
      </w:r>
    </w:p>
    <w:p>
      <w:pPr>
        <w:ind w:left="426"/>
        <w:rPr>
          <w:lang w:eastAsia="zh-CN"/>
        </w:rPr>
      </w:pPr>
      <w:r>
        <w:rPr>
          <w:rFonts w:hint="eastAsia"/>
          <w:lang w:eastAsia="zh-CN"/>
        </w:rPr>
        <w:t>3.现有抵扣逻辑说明，略.</w:t>
      </w:r>
    </w:p>
    <w:p>
      <w:pPr>
        <w:pStyle w:val="6"/>
      </w:pPr>
      <w:bookmarkStart w:id="219" w:name="_Toc407003787"/>
      <w:r>
        <w:rPr>
          <w:rFonts w:hint="eastAsia"/>
        </w:rPr>
        <w:t>按投资占比抵扣逻辑</w:t>
      </w:r>
      <w:bookmarkEnd w:id="219"/>
    </w:p>
    <w:p>
      <w:pPr>
        <w:pStyle w:val="62"/>
        <w:ind w:left="846" w:firstLine="0" w:firstLineChars="0"/>
      </w:pPr>
      <w:r>
        <w:rPr>
          <w:rFonts w:hint="eastAsia"/>
        </w:rPr>
        <w:t>该抵扣逻辑为新增。</w:t>
      </w:r>
    </w:p>
    <w:p>
      <w:pPr>
        <w:ind w:left="426" w:leftChars="213"/>
        <w:rPr>
          <w:lang w:eastAsia="zh-CN"/>
        </w:rPr>
      </w:pPr>
      <w:r>
        <w:rPr>
          <w:rFonts w:hint="eastAsia"/>
          <w:lang w:eastAsia="zh-CN"/>
        </w:rPr>
        <w:t>1.抵扣逻辑，如下：</w:t>
      </w:r>
    </w:p>
    <w:p>
      <w:pPr>
        <w:ind w:left="426" w:leftChars="213" w:firstLine="414"/>
        <w:rPr>
          <w:lang w:eastAsia="zh-CN"/>
        </w:rPr>
      </w:pPr>
      <w:r>
        <w:rPr>
          <w:rFonts w:hint="eastAsia"/>
          <w:lang w:eastAsia="zh-CN"/>
        </w:rPr>
        <w:t>本模式主要是保证公共账户的赎回资产在参与个人账户申购时，轧差结果为0，不会体现在投资成交报告上。</w:t>
      </w:r>
    </w:p>
    <w:p>
      <w:pPr>
        <w:ind w:left="426" w:leftChars="213" w:firstLine="414"/>
        <w:rPr>
          <w:lang w:eastAsia="zh-CN"/>
        </w:rPr>
      </w:pPr>
      <w:r>
        <w:rPr>
          <w:rFonts w:hint="eastAsia"/>
          <w:lang w:eastAsia="zh-CN"/>
        </w:rPr>
        <w:t>C处理逻辑：</w:t>
      </w:r>
    </w:p>
    <w:p>
      <w:pPr>
        <w:ind w:left="426" w:leftChars="213" w:firstLine="414"/>
        <w:rPr>
          <w:lang w:eastAsia="zh-CN"/>
        </w:rPr>
      </w:pPr>
      <w:r>
        <w:rPr>
          <w:rFonts w:hint="eastAsia"/>
          <w:lang w:eastAsia="zh-CN"/>
        </w:rPr>
        <w:t>份额抵缴费少缴时，先抵扣所有抵扣账户中的金额，不够再抵扣份额；然后计算出需用份额抵扣的金额</w:t>
      </w:r>
      <w:r>
        <w:rPr>
          <w:rFonts w:hint="eastAsia"/>
          <w:color w:val="FF0000"/>
          <w:lang w:eastAsia="zh-CN"/>
        </w:rPr>
        <w:t>(应缴-到账-抵扣金额)</w:t>
      </w:r>
      <w:r>
        <w:rPr>
          <w:rFonts w:hint="eastAsia"/>
          <w:color w:val="000000"/>
          <w:lang w:eastAsia="zh-CN"/>
        </w:rPr>
        <w:t>，再根据企业投资比例、单位净值和需抵扣金额，投资比例为0的产品不抵扣，计算出每个投资产品需抵扣金额的份额</w:t>
      </w:r>
      <w:r>
        <w:rPr>
          <w:rFonts w:hint="eastAsia"/>
          <w:color w:val="FF0000"/>
          <w:lang w:eastAsia="zh-CN"/>
        </w:rPr>
        <w:t>(需抵扣金额*投资比例/净值)</w:t>
      </w:r>
      <w:r>
        <w:rPr>
          <w:rFonts w:hint="eastAsia"/>
          <w:color w:val="000000"/>
          <w:lang w:eastAsia="zh-CN"/>
        </w:rPr>
        <w:t>，最后一个产品份额采用倒减</w:t>
      </w:r>
      <w:r>
        <w:rPr>
          <w:rFonts w:hint="eastAsia"/>
          <w:color w:val="FF0000"/>
          <w:lang w:eastAsia="zh-CN"/>
        </w:rPr>
        <w:t>((需抵扣金额-已抵扣金额)/净值)</w:t>
      </w:r>
      <w:r>
        <w:rPr>
          <w:rFonts w:hint="eastAsia"/>
          <w:color w:val="000000"/>
          <w:lang w:eastAsia="zh-CN"/>
        </w:rPr>
        <w:t>，再按照抵扣账户顺序，依次从账户中抵扣每个产品需要抵扣的份额，若有产品份额不足抵扣，提示“投资产品xx(xx代表投资产品编号)份额不足，抵扣失败”。</w:t>
      </w:r>
    </w:p>
    <w:p>
      <w:pPr>
        <w:ind w:firstLine="426" w:firstLineChars="213"/>
        <w:rPr>
          <w:lang w:eastAsia="zh-CN"/>
        </w:rPr>
      </w:pPr>
      <w:r>
        <w:rPr>
          <w:rFonts w:hint="eastAsia"/>
          <w:lang w:eastAsia="zh-CN"/>
        </w:rPr>
        <w:t>2.抵扣前提条件:</w:t>
      </w:r>
    </w:p>
    <w:p>
      <w:pPr>
        <w:ind w:firstLine="992" w:firstLineChars="496"/>
        <w:rPr>
          <w:lang w:eastAsia="zh-CN"/>
        </w:rPr>
      </w:pPr>
      <w:r>
        <w:rPr>
          <w:rFonts w:hint="eastAsia"/>
          <w:lang w:eastAsia="zh-CN"/>
        </w:rPr>
        <w:t>1&gt;企业计划为份额法。</w:t>
      </w:r>
    </w:p>
    <w:p>
      <w:pPr>
        <w:ind w:firstLine="992" w:firstLineChars="496"/>
        <w:rPr>
          <w:lang w:eastAsia="zh-CN"/>
        </w:rPr>
      </w:pPr>
      <w:r>
        <w:rPr>
          <w:rFonts w:hint="eastAsia"/>
          <w:lang w:eastAsia="zh-CN"/>
        </w:rPr>
        <w:t>2&gt;企业计划设置抵扣账户，以及抵扣账户的抵扣顺序。</w:t>
      </w:r>
    </w:p>
    <w:p>
      <w:pPr>
        <w:ind w:firstLine="992" w:firstLineChars="496"/>
        <w:rPr>
          <w:lang w:eastAsia="zh-CN"/>
        </w:rPr>
      </w:pPr>
      <w:r>
        <w:rPr>
          <w:rFonts w:hint="eastAsia"/>
          <w:lang w:eastAsia="zh-CN"/>
        </w:rPr>
        <w:t>3&gt;企业计划投资方案中的投资产品,所有投资占比之和必须为100%</w:t>
      </w:r>
    </w:p>
    <w:p>
      <w:pPr>
        <w:ind w:left="426"/>
        <w:rPr>
          <w:lang w:eastAsia="zh-CN"/>
        </w:rPr>
      </w:pPr>
      <w:r>
        <w:rPr>
          <w:rFonts w:hint="eastAsia"/>
          <w:lang w:eastAsia="zh-CN"/>
        </w:rPr>
        <w:t>5.具体抵扣逻辑说明，列表如下：</w:t>
      </w:r>
    </w:p>
    <w:tbl>
      <w:tblPr>
        <w:tblStyle w:val="32"/>
        <w:tblW w:w="932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78"/>
        <w:gridCol w:w="1086"/>
        <w:gridCol w:w="1141"/>
        <w:gridCol w:w="1290"/>
        <w:gridCol w:w="1281"/>
        <w:gridCol w:w="1863"/>
        <w:gridCol w:w="1136"/>
        <w:gridCol w:w="84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77" w:hRule="atLeast"/>
        </w:trPr>
        <w:tc>
          <w:tcPr>
            <w:tcW w:w="678" w:type="dxa"/>
          </w:tcPr>
          <w:p>
            <w:pPr>
              <w:rPr>
                <w:b/>
                <w:color w:val="000000" w:themeColor="text1"/>
                <w:highlight w:val="yellow"/>
                <w:lang w:eastAsia="zh-CN"/>
              </w:rPr>
            </w:pPr>
            <w:r>
              <w:rPr>
                <w:rFonts w:hint="eastAsia"/>
                <w:b/>
                <w:color w:val="000000" w:themeColor="text1"/>
                <w:highlight w:val="yellow"/>
                <w:lang w:eastAsia="zh-CN"/>
              </w:rPr>
              <w:t>抵扣顺序</w:t>
            </w:r>
          </w:p>
        </w:tc>
        <w:tc>
          <w:tcPr>
            <w:tcW w:w="1086" w:type="dxa"/>
          </w:tcPr>
          <w:p>
            <w:pPr>
              <w:rPr>
                <w:b/>
                <w:color w:val="000000" w:themeColor="text1"/>
                <w:highlight w:val="yellow"/>
                <w:lang w:eastAsia="zh-CN"/>
              </w:rPr>
            </w:pPr>
            <w:r>
              <w:rPr>
                <w:rFonts w:hint="eastAsia"/>
                <w:b/>
                <w:color w:val="000000" w:themeColor="text1"/>
                <w:highlight w:val="yellow"/>
                <w:lang w:eastAsia="zh-CN"/>
              </w:rPr>
              <w:t>抵扣账户编号</w:t>
            </w:r>
          </w:p>
        </w:tc>
        <w:tc>
          <w:tcPr>
            <w:tcW w:w="1141" w:type="dxa"/>
          </w:tcPr>
          <w:p>
            <w:pPr>
              <w:rPr>
                <w:b/>
                <w:color w:val="000000" w:themeColor="text1"/>
                <w:highlight w:val="yellow"/>
                <w:lang w:eastAsia="zh-CN"/>
              </w:rPr>
            </w:pPr>
            <w:r>
              <w:rPr>
                <w:rFonts w:hint="eastAsia"/>
                <w:b/>
                <w:color w:val="000000" w:themeColor="text1"/>
                <w:highlight w:val="yellow"/>
                <w:lang w:eastAsia="zh-CN"/>
              </w:rPr>
              <w:t>抵扣产品</w:t>
            </w:r>
          </w:p>
        </w:tc>
        <w:tc>
          <w:tcPr>
            <w:tcW w:w="1290" w:type="dxa"/>
          </w:tcPr>
          <w:p>
            <w:pPr>
              <w:rPr>
                <w:b/>
                <w:color w:val="000000" w:themeColor="text1"/>
                <w:highlight w:val="yellow"/>
                <w:lang w:eastAsia="zh-CN"/>
              </w:rPr>
            </w:pPr>
            <w:r>
              <w:rPr>
                <w:rFonts w:hint="eastAsia"/>
                <w:b/>
                <w:color w:val="000000" w:themeColor="text1"/>
                <w:highlight w:val="yellow"/>
                <w:lang w:eastAsia="zh-CN"/>
              </w:rPr>
              <w:t>产品投资占比</w:t>
            </w:r>
          </w:p>
        </w:tc>
        <w:tc>
          <w:tcPr>
            <w:tcW w:w="1281" w:type="dxa"/>
            <w:tcBorders>
              <w:right w:val="single" w:color="auto" w:sz="4" w:space="0"/>
            </w:tcBorders>
          </w:tcPr>
          <w:p>
            <w:pPr>
              <w:rPr>
                <w:b/>
                <w:color w:val="000000" w:themeColor="text1"/>
                <w:highlight w:val="yellow"/>
                <w:lang w:eastAsia="zh-CN"/>
              </w:rPr>
            </w:pPr>
            <w:r>
              <w:rPr>
                <w:rFonts w:hint="eastAsia"/>
                <w:b/>
                <w:color w:val="000000" w:themeColor="text1"/>
                <w:highlight w:val="yellow"/>
                <w:lang w:eastAsia="zh-CN"/>
              </w:rPr>
              <w:t>产品可用份额</w:t>
            </w:r>
          </w:p>
        </w:tc>
        <w:tc>
          <w:tcPr>
            <w:tcW w:w="1863" w:type="dxa"/>
            <w:tcBorders>
              <w:left w:val="single" w:color="auto" w:sz="4" w:space="0"/>
              <w:right w:val="single" w:color="auto" w:sz="4" w:space="0"/>
            </w:tcBorders>
          </w:tcPr>
          <w:p>
            <w:pPr>
              <w:rPr>
                <w:b/>
                <w:color w:val="000000" w:themeColor="text1"/>
                <w:highlight w:val="yellow"/>
                <w:lang w:eastAsia="zh-CN"/>
              </w:rPr>
            </w:pPr>
            <w:r>
              <w:rPr>
                <w:rFonts w:hint="eastAsia"/>
                <w:b/>
                <w:color w:val="000000" w:themeColor="text1"/>
                <w:highlight w:val="yellow"/>
                <w:lang w:eastAsia="zh-CN"/>
              </w:rPr>
              <w:t>需抵扣总金额150元，产品余额情况</w:t>
            </w:r>
          </w:p>
        </w:tc>
        <w:tc>
          <w:tcPr>
            <w:tcW w:w="1136" w:type="dxa"/>
            <w:tcBorders>
              <w:left w:val="single" w:color="auto" w:sz="4" w:space="0"/>
            </w:tcBorders>
          </w:tcPr>
          <w:p>
            <w:pPr>
              <w:rPr>
                <w:b/>
                <w:color w:val="000000" w:themeColor="text1"/>
                <w:highlight w:val="yellow"/>
                <w:lang w:eastAsia="zh-CN"/>
              </w:rPr>
            </w:pPr>
            <w:r>
              <w:rPr>
                <w:rFonts w:hint="eastAsia"/>
                <w:b/>
                <w:color w:val="000000" w:themeColor="text1"/>
                <w:highlight w:val="yellow"/>
                <w:lang w:eastAsia="zh-CN"/>
              </w:rPr>
              <w:t>抵扣情况</w:t>
            </w:r>
          </w:p>
        </w:tc>
        <w:tc>
          <w:tcPr>
            <w:tcW w:w="848" w:type="dxa"/>
            <w:tcBorders>
              <w:left w:val="single" w:color="auto" w:sz="4" w:space="0"/>
            </w:tcBorders>
          </w:tcPr>
          <w:p>
            <w:pPr>
              <w:rPr>
                <w:b/>
                <w:color w:val="000000" w:themeColor="text1"/>
                <w:highlight w:val="yellow"/>
                <w:lang w:eastAsia="zh-CN"/>
              </w:rPr>
            </w:pPr>
            <w:r>
              <w:rPr>
                <w:rFonts w:hint="eastAsia"/>
                <w:b/>
                <w:color w:val="000000" w:themeColor="text1"/>
                <w:highlight w:val="yellow"/>
                <w:lang w:eastAsia="zh-CN"/>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07" w:hRule="atLeast"/>
        </w:trPr>
        <w:tc>
          <w:tcPr>
            <w:tcW w:w="678" w:type="dxa"/>
            <w:vMerge w:val="restart"/>
          </w:tcPr>
          <w:p>
            <w:pPr>
              <w:rPr>
                <w:color w:val="000000" w:themeColor="text1"/>
                <w:lang w:eastAsia="zh-CN"/>
              </w:rPr>
            </w:pPr>
            <w:r>
              <w:rPr>
                <w:rFonts w:hint="eastAsia"/>
                <w:color w:val="000000" w:themeColor="text1"/>
                <w:lang w:eastAsia="zh-CN"/>
              </w:rPr>
              <w:t>1</w:t>
            </w:r>
          </w:p>
        </w:tc>
        <w:tc>
          <w:tcPr>
            <w:tcW w:w="1086" w:type="dxa"/>
            <w:vMerge w:val="restart"/>
          </w:tcPr>
          <w:p>
            <w:pPr>
              <w:rPr>
                <w:color w:val="000000" w:themeColor="text1"/>
                <w:lang w:eastAsia="zh-CN"/>
              </w:rPr>
            </w:pPr>
            <w:r>
              <w:rPr>
                <w:rFonts w:hint="eastAsia"/>
                <w:color w:val="000000" w:themeColor="text1"/>
                <w:lang w:eastAsia="zh-CN"/>
              </w:rPr>
              <w:t>1001</w:t>
            </w:r>
          </w:p>
        </w:tc>
        <w:tc>
          <w:tcPr>
            <w:tcW w:w="1141" w:type="dxa"/>
          </w:tcPr>
          <w:p>
            <w:pPr>
              <w:spacing w:afterLines="50"/>
              <w:jc w:val="both"/>
              <w:rPr>
                <w:b/>
                <w:color w:val="000000" w:themeColor="text1"/>
                <w:lang w:eastAsia="zh-CN"/>
              </w:rPr>
            </w:pPr>
            <w:r>
              <w:rPr>
                <w:b/>
                <w:color w:val="000000" w:themeColor="text1"/>
                <w:lang w:eastAsia="zh-CN"/>
              </w:rPr>
              <w:t>M</w:t>
            </w:r>
            <w:r>
              <w:rPr>
                <w:rFonts w:hint="eastAsia"/>
                <w:b/>
                <w:color w:val="000000" w:themeColor="text1"/>
                <w:lang w:eastAsia="zh-CN"/>
              </w:rPr>
              <w:t>oney</w:t>
            </w:r>
          </w:p>
        </w:tc>
        <w:tc>
          <w:tcPr>
            <w:tcW w:w="1290" w:type="dxa"/>
          </w:tcPr>
          <w:p>
            <w:pPr>
              <w:rPr>
                <w:b/>
                <w:color w:val="000000" w:themeColor="text1"/>
                <w:lang w:eastAsia="zh-CN"/>
              </w:rPr>
            </w:pPr>
            <w:r>
              <w:rPr>
                <w:rFonts w:hint="eastAsia"/>
                <w:b/>
                <w:color w:val="000000" w:themeColor="text1"/>
                <w:lang w:eastAsia="zh-CN"/>
              </w:rPr>
              <w:t>--</w:t>
            </w:r>
          </w:p>
        </w:tc>
        <w:tc>
          <w:tcPr>
            <w:tcW w:w="1281" w:type="dxa"/>
            <w:tcBorders>
              <w:right w:val="single" w:color="auto" w:sz="4" w:space="0"/>
            </w:tcBorders>
          </w:tcPr>
          <w:p>
            <w:pPr>
              <w:spacing w:afterLines="50"/>
              <w:jc w:val="both"/>
              <w:rPr>
                <w:b/>
                <w:color w:val="000000" w:themeColor="text1"/>
                <w:lang w:eastAsia="zh-CN"/>
              </w:rPr>
            </w:pPr>
            <w:r>
              <w:rPr>
                <w:rFonts w:hint="eastAsia"/>
                <w:b/>
                <w:color w:val="000000" w:themeColor="text1"/>
                <w:lang w:eastAsia="zh-CN"/>
              </w:rPr>
              <w:t xml:space="preserve">20元 </w:t>
            </w:r>
          </w:p>
        </w:tc>
        <w:tc>
          <w:tcPr>
            <w:tcW w:w="1863" w:type="dxa"/>
            <w:tcBorders>
              <w:left w:val="single" w:color="auto" w:sz="4" w:space="0"/>
              <w:right w:val="single" w:color="auto" w:sz="4" w:space="0"/>
            </w:tcBorders>
          </w:tcPr>
          <w:p>
            <w:pPr>
              <w:rPr>
                <w:b/>
                <w:color w:val="000000" w:themeColor="text1"/>
                <w:lang w:eastAsia="zh-CN"/>
              </w:rPr>
            </w:pPr>
            <w:r>
              <w:rPr>
                <w:rFonts w:hint="eastAsia"/>
                <w:b/>
                <w:color w:val="000000" w:themeColor="text1"/>
                <w:lang w:eastAsia="zh-CN"/>
              </w:rPr>
              <w:t>0元</w:t>
            </w:r>
          </w:p>
        </w:tc>
        <w:tc>
          <w:tcPr>
            <w:tcW w:w="1136" w:type="dxa"/>
            <w:tcBorders>
              <w:left w:val="single" w:color="auto" w:sz="4" w:space="0"/>
            </w:tcBorders>
          </w:tcPr>
          <w:p>
            <w:pPr>
              <w:rPr>
                <w:b/>
                <w:color w:val="000000" w:themeColor="text1"/>
                <w:lang w:eastAsia="zh-CN"/>
              </w:rPr>
            </w:pPr>
            <w:r>
              <w:rPr>
                <w:rFonts w:hint="eastAsia"/>
                <w:b/>
                <w:color w:val="000000" w:themeColor="text1"/>
                <w:lang w:eastAsia="zh-CN"/>
              </w:rPr>
              <w:t>全抵</w:t>
            </w:r>
          </w:p>
        </w:tc>
        <w:tc>
          <w:tcPr>
            <w:tcW w:w="848" w:type="dxa"/>
            <w:tcBorders>
              <w:left w:val="single" w:color="auto" w:sz="4" w:space="0"/>
            </w:tcBorders>
          </w:tcPr>
          <w:p>
            <w:pPr>
              <w:rPr>
                <w:b/>
                <w:color w:val="000000" w:themeColor="text1"/>
                <w:lang w:eastAsia="zh-CN"/>
              </w:rPr>
            </w:pPr>
            <w:r>
              <w:rPr>
                <w:rFonts w:hint="eastAsia"/>
                <w:b/>
                <w:color w:val="000000" w:themeColor="text1"/>
                <w:lang w:eastAsia="zh-CN"/>
              </w:rPr>
              <w:t>先抵金额后抵份额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07" w:hRule="atLeast"/>
        </w:trPr>
        <w:tc>
          <w:tcPr>
            <w:tcW w:w="678" w:type="dxa"/>
            <w:vMerge w:val="continue"/>
          </w:tcPr>
          <w:p>
            <w:pPr>
              <w:rPr>
                <w:color w:val="000000" w:themeColor="text1"/>
                <w:lang w:eastAsia="zh-CN"/>
              </w:rPr>
            </w:pPr>
          </w:p>
        </w:tc>
        <w:tc>
          <w:tcPr>
            <w:tcW w:w="1086" w:type="dxa"/>
            <w:vMerge w:val="continue"/>
          </w:tcPr>
          <w:p>
            <w:pPr>
              <w:rPr>
                <w:color w:val="000000" w:themeColor="text1"/>
                <w:lang w:eastAsia="zh-CN"/>
              </w:rPr>
            </w:pPr>
          </w:p>
        </w:tc>
        <w:tc>
          <w:tcPr>
            <w:tcW w:w="1141" w:type="dxa"/>
          </w:tcPr>
          <w:p>
            <w:pPr>
              <w:spacing w:afterLines="50"/>
              <w:jc w:val="both"/>
              <w:rPr>
                <w:b/>
                <w:color w:val="000000" w:themeColor="text1"/>
                <w:lang w:eastAsia="zh-CN"/>
              </w:rPr>
            </w:pPr>
            <w:r>
              <w:rPr>
                <w:b/>
                <w:color w:val="000000" w:themeColor="text1"/>
                <w:lang w:eastAsia="zh-CN"/>
              </w:rPr>
              <w:t>T</w:t>
            </w:r>
            <w:r>
              <w:rPr>
                <w:rFonts w:hint="eastAsia"/>
                <w:b/>
                <w:color w:val="000000" w:themeColor="text1"/>
                <w:lang w:eastAsia="zh-CN"/>
              </w:rPr>
              <w:t>zcp01</w:t>
            </w:r>
          </w:p>
        </w:tc>
        <w:tc>
          <w:tcPr>
            <w:tcW w:w="1290" w:type="dxa"/>
          </w:tcPr>
          <w:p>
            <w:pPr>
              <w:spacing w:afterLines="50"/>
              <w:jc w:val="both"/>
              <w:rPr>
                <w:b/>
                <w:color w:val="000000" w:themeColor="text1"/>
                <w:lang w:eastAsia="zh-CN"/>
              </w:rPr>
            </w:pPr>
            <w:r>
              <w:rPr>
                <w:rFonts w:hint="eastAsia"/>
                <w:b/>
                <w:color w:val="000000" w:themeColor="text1"/>
                <w:lang w:eastAsia="zh-CN"/>
              </w:rPr>
              <w:t>10%</w:t>
            </w:r>
          </w:p>
        </w:tc>
        <w:tc>
          <w:tcPr>
            <w:tcW w:w="1281" w:type="dxa"/>
            <w:tcBorders>
              <w:right w:val="single" w:color="auto" w:sz="4" w:space="0"/>
            </w:tcBorders>
          </w:tcPr>
          <w:p>
            <w:pPr>
              <w:spacing w:afterLines="50"/>
              <w:jc w:val="both"/>
              <w:rPr>
                <w:b/>
                <w:color w:val="000000" w:themeColor="text1"/>
                <w:lang w:eastAsia="zh-CN"/>
              </w:rPr>
            </w:pPr>
            <w:r>
              <w:rPr>
                <w:rFonts w:hint="eastAsia"/>
                <w:b/>
                <w:color w:val="000000" w:themeColor="text1"/>
                <w:lang w:eastAsia="zh-CN"/>
              </w:rPr>
              <w:t>10份</w:t>
            </w:r>
          </w:p>
        </w:tc>
        <w:tc>
          <w:tcPr>
            <w:tcW w:w="1863" w:type="dxa"/>
            <w:tcBorders>
              <w:left w:val="single" w:color="auto" w:sz="4" w:space="0"/>
              <w:right w:val="single" w:color="auto" w:sz="4" w:space="0"/>
            </w:tcBorders>
          </w:tcPr>
          <w:p>
            <w:pPr>
              <w:rPr>
                <w:b/>
                <w:color w:val="000000" w:themeColor="text1"/>
                <w:lang w:eastAsia="zh-CN"/>
              </w:rPr>
            </w:pPr>
            <w:r>
              <w:rPr>
                <w:rFonts w:hint="eastAsia"/>
                <w:b/>
                <w:color w:val="000000" w:themeColor="text1"/>
                <w:lang w:eastAsia="zh-CN"/>
              </w:rPr>
              <w:t>0份</w:t>
            </w:r>
          </w:p>
        </w:tc>
        <w:tc>
          <w:tcPr>
            <w:tcW w:w="1136" w:type="dxa"/>
            <w:tcBorders>
              <w:left w:val="single" w:color="auto" w:sz="4" w:space="0"/>
            </w:tcBorders>
          </w:tcPr>
          <w:p>
            <w:pPr>
              <w:rPr>
                <w:b/>
                <w:color w:val="000000" w:themeColor="text1"/>
                <w:lang w:eastAsia="zh-CN"/>
              </w:rPr>
            </w:pPr>
            <w:r>
              <w:rPr>
                <w:rFonts w:hint="eastAsia"/>
                <w:b/>
                <w:color w:val="000000" w:themeColor="text1"/>
                <w:lang w:eastAsia="zh-CN"/>
              </w:rPr>
              <w:t>全抵</w:t>
            </w:r>
          </w:p>
        </w:tc>
        <w:tc>
          <w:tcPr>
            <w:tcW w:w="848" w:type="dxa"/>
            <w:tcBorders>
              <w:left w:val="single" w:color="auto" w:sz="4" w:space="0"/>
            </w:tcBorders>
          </w:tcPr>
          <w:p>
            <w:pPr>
              <w:rPr>
                <w:b/>
                <w:color w:val="000000" w:themeColor="text1"/>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40" w:hRule="atLeast"/>
        </w:trPr>
        <w:tc>
          <w:tcPr>
            <w:tcW w:w="678" w:type="dxa"/>
            <w:vMerge w:val="continue"/>
          </w:tcPr>
          <w:p>
            <w:pPr>
              <w:rPr>
                <w:color w:val="000000" w:themeColor="text1"/>
                <w:lang w:eastAsia="zh-CN"/>
              </w:rPr>
            </w:pPr>
          </w:p>
        </w:tc>
        <w:tc>
          <w:tcPr>
            <w:tcW w:w="1086" w:type="dxa"/>
            <w:vMerge w:val="continue"/>
          </w:tcPr>
          <w:p>
            <w:pPr>
              <w:rPr>
                <w:color w:val="000000" w:themeColor="text1"/>
                <w:lang w:eastAsia="zh-CN"/>
              </w:rPr>
            </w:pPr>
          </w:p>
        </w:tc>
        <w:tc>
          <w:tcPr>
            <w:tcW w:w="1141" w:type="dxa"/>
          </w:tcPr>
          <w:p>
            <w:pPr>
              <w:rPr>
                <w:b/>
                <w:color w:val="000000" w:themeColor="text1"/>
                <w:lang w:eastAsia="zh-CN"/>
              </w:rPr>
            </w:pPr>
            <w:r>
              <w:rPr>
                <w:b/>
                <w:color w:val="000000" w:themeColor="text1"/>
                <w:lang w:eastAsia="zh-CN"/>
              </w:rPr>
              <w:t>T</w:t>
            </w:r>
            <w:r>
              <w:rPr>
                <w:rFonts w:hint="eastAsia"/>
                <w:b/>
                <w:color w:val="000000" w:themeColor="text1"/>
                <w:lang w:eastAsia="zh-CN"/>
              </w:rPr>
              <w:t>zcp02</w:t>
            </w:r>
          </w:p>
        </w:tc>
        <w:tc>
          <w:tcPr>
            <w:tcW w:w="1290" w:type="dxa"/>
          </w:tcPr>
          <w:p>
            <w:pPr>
              <w:rPr>
                <w:b/>
                <w:color w:val="000000" w:themeColor="text1"/>
                <w:lang w:eastAsia="zh-CN"/>
              </w:rPr>
            </w:pPr>
            <w:r>
              <w:rPr>
                <w:rFonts w:hint="eastAsia"/>
                <w:b/>
                <w:color w:val="000000" w:themeColor="text1"/>
                <w:lang w:eastAsia="zh-CN"/>
              </w:rPr>
              <w:t>90%</w:t>
            </w:r>
          </w:p>
        </w:tc>
        <w:tc>
          <w:tcPr>
            <w:tcW w:w="1281" w:type="dxa"/>
            <w:tcBorders>
              <w:right w:val="single" w:color="auto" w:sz="4" w:space="0"/>
            </w:tcBorders>
          </w:tcPr>
          <w:p>
            <w:pPr>
              <w:spacing w:afterLines="50"/>
              <w:jc w:val="both"/>
              <w:rPr>
                <w:b/>
                <w:color w:val="000000" w:themeColor="text1"/>
                <w:lang w:eastAsia="zh-CN"/>
              </w:rPr>
            </w:pPr>
            <w:r>
              <w:rPr>
                <w:rFonts w:hint="eastAsia"/>
                <w:b/>
                <w:color w:val="000000" w:themeColor="text1"/>
                <w:lang w:eastAsia="zh-CN"/>
              </w:rPr>
              <w:t>50份</w:t>
            </w:r>
          </w:p>
        </w:tc>
        <w:tc>
          <w:tcPr>
            <w:tcW w:w="1863" w:type="dxa"/>
            <w:tcBorders>
              <w:left w:val="single" w:color="auto" w:sz="4" w:space="0"/>
              <w:right w:val="single" w:color="auto" w:sz="4" w:space="0"/>
            </w:tcBorders>
          </w:tcPr>
          <w:p>
            <w:pPr>
              <w:rPr>
                <w:b/>
                <w:color w:val="000000" w:themeColor="text1"/>
                <w:lang w:eastAsia="zh-CN"/>
              </w:rPr>
            </w:pPr>
            <w:r>
              <w:rPr>
                <w:rFonts w:hint="eastAsia"/>
                <w:b/>
                <w:color w:val="000000" w:themeColor="text1"/>
                <w:lang w:eastAsia="zh-CN"/>
              </w:rPr>
              <w:t>0份</w:t>
            </w:r>
          </w:p>
        </w:tc>
        <w:tc>
          <w:tcPr>
            <w:tcW w:w="1136" w:type="dxa"/>
            <w:tcBorders>
              <w:left w:val="single" w:color="auto" w:sz="4" w:space="0"/>
            </w:tcBorders>
          </w:tcPr>
          <w:p>
            <w:pPr>
              <w:rPr>
                <w:b/>
                <w:color w:val="000000" w:themeColor="text1"/>
                <w:lang w:eastAsia="zh-CN"/>
              </w:rPr>
            </w:pPr>
            <w:r>
              <w:rPr>
                <w:rFonts w:hint="eastAsia"/>
                <w:b/>
                <w:color w:val="000000" w:themeColor="text1"/>
                <w:lang w:eastAsia="zh-CN"/>
              </w:rPr>
              <w:t>全抵</w:t>
            </w:r>
          </w:p>
        </w:tc>
        <w:tc>
          <w:tcPr>
            <w:tcW w:w="848" w:type="dxa"/>
            <w:tcBorders>
              <w:left w:val="single" w:color="auto" w:sz="4" w:space="0"/>
            </w:tcBorders>
          </w:tcPr>
          <w:p>
            <w:pPr>
              <w:rPr>
                <w:b/>
                <w:color w:val="000000" w:themeColor="text1"/>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64" w:hRule="atLeast"/>
        </w:trPr>
        <w:tc>
          <w:tcPr>
            <w:tcW w:w="678" w:type="dxa"/>
            <w:vMerge w:val="restart"/>
          </w:tcPr>
          <w:p>
            <w:pPr>
              <w:rPr>
                <w:color w:val="000000" w:themeColor="text1"/>
                <w:lang w:eastAsia="zh-CN"/>
              </w:rPr>
            </w:pPr>
            <w:r>
              <w:rPr>
                <w:rFonts w:hint="eastAsia"/>
                <w:color w:val="000000" w:themeColor="text1"/>
                <w:lang w:eastAsia="zh-CN"/>
              </w:rPr>
              <w:t>2</w:t>
            </w:r>
          </w:p>
        </w:tc>
        <w:tc>
          <w:tcPr>
            <w:tcW w:w="1086" w:type="dxa"/>
            <w:vMerge w:val="restart"/>
          </w:tcPr>
          <w:p>
            <w:pPr>
              <w:rPr>
                <w:color w:val="000000" w:themeColor="text1"/>
                <w:lang w:eastAsia="zh-CN"/>
              </w:rPr>
            </w:pPr>
            <w:r>
              <w:rPr>
                <w:rFonts w:hint="eastAsia"/>
                <w:color w:val="000000" w:themeColor="text1"/>
                <w:lang w:eastAsia="zh-CN"/>
              </w:rPr>
              <w:t>1002</w:t>
            </w:r>
          </w:p>
        </w:tc>
        <w:tc>
          <w:tcPr>
            <w:tcW w:w="1141" w:type="dxa"/>
          </w:tcPr>
          <w:p>
            <w:pPr>
              <w:spacing w:afterLines="50"/>
              <w:jc w:val="both"/>
              <w:rPr>
                <w:b/>
                <w:color w:val="000000" w:themeColor="text1"/>
                <w:lang w:eastAsia="zh-CN"/>
              </w:rPr>
            </w:pPr>
            <w:r>
              <w:rPr>
                <w:b/>
                <w:color w:val="000000" w:themeColor="text1"/>
                <w:lang w:eastAsia="zh-CN"/>
              </w:rPr>
              <w:t>M</w:t>
            </w:r>
            <w:r>
              <w:rPr>
                <w:rFonts w:hint="eastAsia"/>
                <w:b/>
                <w:color w:val="000000" w:themeColor="text1"/>
                <w:lang w:eastAsia="zh-CN"/>
              </w:rPr>
              <w:t>oney</w:t>
            </w:r>
          </w:p>
        </w:tc>
        <w:tc>
          <w:tcPr>
            <w:tcW w:w="1290" w:type="dxa"/>
          </w:tcPr>
          <w:p>
            <w:pPr>
              <w:rPr>
                <w:b/>
                <w:color w:val="000000" w:themeColor="text1"/>
                <w:lang w:eastAsia="zh-CN"/>
              </w:rPr>
            </w:pPr>
            <w:r>
              <w:rPr>
                <w:rFonts w:hint="eastAsia"/>
                <w:b/>
                <w:color w:val="000000" w:themeColor="text1"/>
                <w:lang w:eastAsia="zh-CN"/>
              </w:rPr>
              <w:t>--</w:t>
            </w:r>
          </w:p>
        </w:tc>
        <w:tc>
          <w:tcPr>
            <w:tcW w:w="1281" w:type="dxa"/>
            <w:tcBorders>
              <w:right w:val="single" w:color="auto" w:sz="4" w:space="0"/>
            </w:tcBorders>
          </w:tcPr>
          <w:p>
            <w:pPr>
              <w:spacing w:afterLines="50"/>
              <w:jc w:val="both"/>
              <w:rPr>
                <w:b/>
                <w:color w:val="000000" w:themeColor="text1"/>
                <w:lang w:eastAsia="zh-CN"/>
              </w:rPr>
            </w:pPr>
            <w:r>
              <w:rPr>
                <w:rFonts w:hint="eastAsia"/>
                <w:b/>
                <w:color w:val="000000" w:themeColor="text1"/>
                <w:lang w:eastAsia="zh-CN"/>
              </w:rPr>
              <w:t xml:space="preserve">20元 </w:t>
            </w:r>
          </w:p>
        </w:tc>
        <w:tc>
          <w:tcPr>
            <w:tcW w:w="1863" w:type="dxa"/>
            <w:tcBorders>
              <w:left w:val="single" w:color="auto" w:sz="4" w:space="0"/>
              <w:right w:val="single" w:color="auto" w:sz="4" w:space="0"/>
            </w:tcBorders>
          </w:tcPr>
          <w:p>
            <w:pPr>
              <w:rPr>
                <w:b/>
                <w:color w:val="000000" w:themeColor="text1"/>
                <w:lang w:eastAsia="zh-CN"/>
              </w:rPr>
            </w:pPr>
            <w:r>
              <w:rPr>
                <w:rFonts w:hint="eastAsia"/>
                <w:b/>
                <w:color w:val="000000" w:themeColor="text1"/>
                <w:lang w:eastAsia="zh-CN"/>
              </w:rPr>
              <w:t>0元</w:t>
            </w:r>
          </w:p>
        </w:tc>
        <w:tc>
          <w:tcPr>
            <w:tcW w:w="1136" w:type="dxa"/>
            <w:tcBorders>
              <w:left w:val="single" w:color="auto" w:sz="4" w:space="0"/>
            </w:tcBorders>
          </w:tcPr>
          <w:p>
            <w:pPr>
              <w:rPr>
                <w:b/>
                <w:color w:val="000000" w:themeColor="text1"/>
                <w:lang w:eastAsia="zh-CN"/>
              </w:rPr>
            </w:pPr>
            <w:r>
              <w:rPr>
                <w:rFonts w:hint="eastAsia"/>
                <w:b/>
                <w:color w:val="000000" w:themeColor="text1"/>
                <w:lang w:eastAsia="zh-CN"/>
              </w:rPr>
              <w:t>全抵</w:t>
            </w:r>
          </w:p>
        </w:tc>
        <w:tc>
          <w:tcPr>
            <w:tcW w:w="848" w:type="dxa"/>
            <w:tcBorders>
              <w:left w:val="single" w:color="auto" w:sz="4" w:space="0"/>
            </w:tcBorders>
          </w:tcPr>
          <w:p>
            <w:pPr>
              <w:rPr>
                <w:b/>
                <w:color w:val="000000" w:themeColor="text1"/>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64" w:hRule="atLeast"/>
        </w:trPr>
        <w:tc>
          <w:tcPr>
            <w:tcW w:w="678" w:type="dxa"/>
            <w:vMerge w:val="continue"/>
          </w:tcPr>
          <w:p>
            <w:pPr>
              <w:rPr>
                <w:color w:val="000000" w:themeColor="text1"/>
                <w:lang w:eastAsia="zh-CN"/>
              </w:rPr>
            </w:pPr>
          </w:p>
        </w:tc>
        <w:tc>
          <w:tcPr>
            <w:tcW w:w="1086" w:type="dxa"/>
            <w:vMerge w:val="continue"/>
          </w:tcPr>
          <w:p>
            <w:pPr>
              <w:rPr>
                <w:color w:val="000000" w:themeColor="text1"/>
                <w:lang w:eastAsia="zh-CN"/>
              </w:rPr>
            </w:pPr>
          </w:p>
        </w:tc>
        <w:tc>
          <w:tcPr>
            <w:tcW w:w="1141" w:type="dxa"/>
          </w:tcPr>
          <w:p>
            <w:pPr>
              <w:spacing w:afterLines="50"/>
              <w:jc w:val="both"/>
              <w:rPr>
                <w:b/>
                <w:color w:val="000000" w:themeColor="text1"/>
                <w:lang w:eastAsia="zh-CN"/>
              </w:rPr>
            </w:pPr>
            <w:r>
              <w:rPr>
                <w:b/>
                <w:color w:val="000000" w:themeColor="text1"/>
                <w:lang w:eastAsia="zh-CN"/>
              </w:rPr>
              <w:t>T</w:t>
            </w:r>
            <w:r>
              <w:rPr>
                <w:rFonts w:hint="eastAsia"/>
                <w:b/>
                <w:color w:val="000000" w:themeColor="text1"/>
                <w:lang w:eastAsia="zh-CN"/>
              </w:rPr>
              <w:t>zcp01</w:t>
            </w:r>
          </w:p>
        </w:tc>
        <w:tc>
          <w:tcPr>
            <w:tcW w:w="1290" w:type="dxa"/>
          </w:tcPr>
          <w:p>
            <w:pPr>
              <w:rPr>
                <w:b/>
                <w:color w:val="000000" w:themeColor="text1"/>
                <w:lang w:eastAsia="zh-CN"/>
              </w:rPr>
            </w:pPr>
            <w:r>
              <w:rPr>
                <w:rFonts w:hint="eastAsia"/>
                <w:b/>
                <w:color w:val="000000" w:themeColor="text1"/>
                <w:lang w:eastAsia="zh-CN"/>
              </w:rPr>
              <w:t>10%</w:t>
            </w:r>
          </w:p>
        </w:tc>
        <w:tc>
          <w:tcPr>
            <w:tcW w:w="1281" w:type="dxa"/>
            <w:tcBorders>
              <w:right w:val="single" w:color="auto" w:sz="4" w:space="0"/>
            </w:tcBorders>
          </w:tcPr>
          <w:p>
            <w:pPr>
              <w:rPr>
                <w:b/>
                <w:color w:val="000000" w:themeColor="text1"/>
                <w:lang w:eastAsia="zh-CN"/>
              </w:rPr>
            </w:pPr>
            <w:r>
              <w:rPr>
                <w:rFonts w:hint="eastAsia"/>
                <w:b/>
                <w:color w:val="000000" w:themeColor="text1"/>
                <w:lang w:eastAsia="zh-CN"/>
              </w:rPr>
              <w:t>50份</w:t>
            </w:r>
          </w:p>
        </w:tc>
        <w:tc>
          <w:tcPr>
            <w:tcW w:w="1863" w:type="dxa"/>
            <w:tcBorders>
              <w:left w:val="single" w:color="auto" w:sz="4" w:space="0"/>
              <w:right w:val="single" w:color="auto" w:sz="4" w:space="0"/>
            </w:tcBorders>
          </w:tcPr>
          <w:p>
            <w:pPr>
              <w:spacing w:afterLines="50"/>
              <w:jc w:val="both"/>
              <w:rPr>
                <w:b/>
                <w:color w:val="000000" w:themeColor="text1"/>
                <w:lang w:eastAsia="zh-CN"/>
              </w:rPr>
            </w:pPr>
            <w:r>
              <w:rPr>
                <w:rFonts w:hint="eastAsia"/>
                <w:b/>
                <w:color w:val="000000" w:themeColor="text1"/>
                <w:lang w:eastAsia="zh-CN"/>
              </w:rPr>
              <w:t>50份</w:t>
            </w:r>
          </w:p>
        </w:tc>
        <w:tc>
          <w:tcPr>
            <w:tcW w:w="1136" w:type="dxa"/>
            <w:tcBorders>
              <w:left w:val="single" w:color="auto" w:sz="4" w:space="0"/>
            </w:tcBorders>
          </w:tcPr>
          <w:p>
            <w:pPr>
              <w:rPr>
                <w:b/>
                <w:color w:val="000000" w:themeColor="text1"/>
                <w:lang w:eastAsia="zh-CN"/>
              </w:rPr>
            </w:pPr>
            <w:r>
              <w:rPr>
                <w:rFonts w:hint="eastAsia"/>
                <w:b/>
                <w:color w:val="000000" w:themeColor="text1"/>
                <w:lang w:eastAsia="zh-CN"/>
              </w:rPr>
              <w:t>不抵</w:t>
            </w:r>
          </w:p>
        </w:tc>
        <w:tc>
          <w:tcPr>
            <w:tcW w:w="848" w:type="dxa"/>
            <w:tcBorders>
              <w:left w:val="single" w:color="auto" w:sz="4" w:space="0"/>
            </w:tcBorders>
          </w:tcPr>
          <w:p>
            <w:pPr>
              <w:rPr>
                <w:b/>
                <w:color w:val="000000" w:themeColor="text1"/>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40" w:hRule="atLeast"/>
        </w:trPr>
        <w:tc>
          <w:tcPr>
            <w:tcW w:w="678" w:type="dxa"/>
            <w:vMerge w:val="continue"/>
          </w:tcPr>
          <w:p>
            <w:pPr>
              <w:rPr>
                <w:color w:val="000000" w:themeColor="text1"/>
                <w:lang w:eastAsia="zh-CN"/>
              </w:rPr>
            </w:pPr>
          </w:p>
        </w:tc>
        <w:tc>
          <w:tcPr>
            <w:tcW w:w="1086" w:type="dxa"/>
            <w:vMerge w:val="continue"/>
          </w:tcPr>
          <w:p>
            <w:pPr>
              <w:rPr>
                <w:color w:val="000000" w:themeColor="text1"/>
                <w:lang w:eastAsia="zh-CN"/>
              </w:rPr>
            </w:pPr>
          </w:p>
        </w:tc>
        <w:tc>
          <w:tcPr>
            <w:tcW w:w="1141" w:type="dxa"/>
          </w:tcPr>
          <w:p>
            <w:pPr>
              <w:spacing w:afterLines="50"/>
              <w:jc w:val="both"/>
              <w:rPr>
                <w:b/>
                <w:color w:val="000000" w:themeColor="text1"/>
                <w:lang w:eastAsia="zh-CN"/>
              </w:rPr>
            </w:pPr>
            <w:r>
              <w:rPr>
                <w:b/>
                <w:color w:val="000000" w:themeColor="text1"/>
                <w:lang w:eastAsia="zh-CN"/>
              </w:rPr>
              <w:t>T</w:t>
            </w:r>
            <w:r>
              <w:rPr>
                <w:rFonts w:hint="eastAsia"/>
                <w:b/>
                <w:color w:val="000000" w:themeColor="text1"/>
                <w:lang w:eastAsia="zh-CN"/>
              </w:rPr>
              <w:t>zcp02</w:t>
            </w:r>
          </w:p>
        </w:tc>
        <w:tc>
          <w:tcPr>
            <w:tcW w:w="1290" w:type="dxa"/>
          </w:tcPr>
          <w:p>
            <w:pPr>
              <w:spacing w:afterLines="50"/>
              <w:jc w:val="both"/>
              <w:rPr>
                <w:b/>
                <w:color w:val="000000" w:themeColor="text1"/>
                <w:lang w:eastAsia="zh-CN"/>
              </w:rPr>
            </w:pPr>
            <w:r>
              <w:rPr>
                <w:rFonts w:hint="eastAsia"/>
                <w:b/>
                <w:color w:val="000000" w:themeColor="text1"/>
                <w:lang w:eastAsia="zh-CN"/>
              </w:rPr>
              <w:t>90%</w:t>
            </w:r>
          </w:p>
        </w:tc>
        <w:tc>
          <w:tcPr>
            <w:tcW w:w="1281" w:type="dxa"/>
            <w:tcBorders>
              <w:right w:val="single" w:color="auto" w:sz="4" w:space="0"/>
            </w:tcBorders>
          </w:tcPr>
          <w:p>
            <w:pPr>
              <w:spacing w:afterLines="50"/>
              <w:jc w:val="both"/>
              <w:rPr>
                <w:b/>
                <w:color w:val="000000" w:themeColor="text1"/>
                <w:lang w:eastAsia="zh-CN"/>
              </w:rPr>
            </w:pPr>
            <w:r>
              <w:rPr>
                <w:rFonts w:hint="eastAsia"/>
                <w:b/>
                <w:color w:val="000000" w:themeColor="text1"/>
                <w:lang w:eastAsia="zh-CN"/>
              </w:rPr>
              <w:t>50份</w:t>
            </w:r>
          </w:p>
        </w:tc>
        <w:tc>
          <w:tcPr>
            <w:tcW w:w="1863" w:type="dxa"/>
            <w:tcBorders>
              <w:left w:val="single" w:color="auto" w:sz="4" w:space="0"/>
              <w:right w:val="single" w:color="auto" w:sz="4" w:space="0"/>
            </w:tcBorders>
          </w:tcPr>
          <w:p>
            <w:pPr>
              <w:rPr>
                <w:b/>
                <w:color w:val="000000" w:themeColor="text1"/>
                <w:lang w:eastAsia="zh-CN"/>
              </w:rPr>
            </w:pPr>
            <w:r>
              <w:rPr>
                <w:rFonts w:hint="eastAsia"/>
                <w:b/>
                <w:color w:val="000000" w:themeColor="text1"/>
                <w:lang w:eastAsia="zh-CN"/>
              </w:rPr>
              <w:t>10份</w:t>
            </w:r>
          </w:p>
        </w:tc>
        <w:tc>
          <w:tcPr>
            <w:tcW w:w="1136" w:type="dxa"/>
            <w:tcBorders>
              <w:left w:val="single" w:color="auto" w:sz="4" w:space="0"/>
            </w:tcBorders>
          </w:tcPr>
          <w:p>
            <w:pPr>
              <w:rPr>
                <w:b/>
                <w:color w:val="000000" w:themeColor="text1"/>
                <w:lang w:eastAsia="zh-CN"/>
              </w:rPr>
            </w:pPr>
            <w:r>
              <w:rPr>
                <w:rFonts w:hint="eastAsia"/>
                <w:b/>
                <w:color w:val="000000" w:themeColor="text1"/>
                <w:lang w:eastAsia="zh-CN"/>
              </w:rPr>
              <w:t>部分抵扣</w:t>
            </w:r>
          </w:p>
        </w:tc>
        <w:tc>
          <w:tcPr>
            <w:tcW w:w="848" w:type="dxa"/>
            <w:tcBorders>
              <w:left w:val="single" w:color="auto" w:sz="4" w:space="0"/>
            </w:tcBorders>
          </w:tcPr>
          <w:p>
            <w:pPr>
              <w:rPr>
                <w:b/>
                <w:color w:val="000000" w:themeColor="text1"/>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0" w:hRule="atLeast"/>
        </w:trPr>
        <w:tc>
          <w:tcPr>
            <w:tcW w:w="678" w:type="dxa"/>
            <w:vMerge w:val="restart"/>
          </w:tcPr>
          <w:p>
            <w:pPr>
              <w:rPr>
                <w:color w:val="000000" w:themeColor="text1"/>
                <w:lang w:eastAsia="zh-CN"/>
              </w:rPr>
            </w:pPr>
            <w:r>
              <w:rPr>
                <w:rFonts w:hint="eastAsia"/>
                <w:color w:val="000000" w:themeColor="text1"/>
                <w:lang w:eastAsia="zh-CN"/>
              </w:rPr>
              <w:t>3</w:t>
            </w:r>
          </w:p>
        </w:tc>
        <w:tc>
          <w:tcPr>
            <w:tcW w:w="1086" w:type="dxa"/>
            <w:vMerge w:val="restart"/>
          </w:tcPr>
          <w:p>
            <w:pPr>
              <w:rPr>
                <w:color w:val="000000" w:themeColor="text1"/>
                <w:lang w:eastAsia="zh-CN"/>
              </w:rPr>
            </w:pPr>
            <w:r>
              <w:rPr>
                <w:rFonts w:hint="eastAsia"/>
                <w:color w:val="000000" w:themeColor="text1"/>
                <w:lang w:eastAsia="zh-CN"/>
              </w:rPr>
              <w:t>1003</w:t>
            </w:r>
          </w:p>
        </w:tc>
        <w:tc>
          <w:tcPr>
            <w:tcW w:w="1141" w:type="dxa"/>
          </w:tcPr>
          <w:p>
            <w:pPr>
              <w:spacing w:afterLines="50"/>
              <w:jc w:val="both"/>
              <w:rPr>
                <w:b/>
                <w:color w:val="000000" w:themeColor="text1"/>
                <w:lang w:eastAsia="zh-CN"/>
              </w:rPr>
            </w:pPr>
            <w:r>
              <w:rPr>
                <w:b/>
                <w:color w:val="000000" w:themeColor="text1"/>
                <w:lang w:eastAsia="zh-CN"/>
              </w:rPr>
              <w:t>M</w:t>
            </w:r>
            <w:r>
              <w:rPr>
                <w:rFonts w:hint="eastAsia"/>
                <w:b/>
                <w:color w:val="000000" w:themeColor="text1"/>
                <w:lang w:eastAsia="zh-CN"/>
              </w:rPr>
              <w:t>oney</w:t>
            </w:r>
          </w:p>
        </w:tc>
        <w:tc>
          <w:tcPr>
            <w:tcW w:w="1290" w:type="dxa"/>
          </w:tcPr>
          <w:p>
            <w:pPr>
              <w:rPr>
                <w:b/>
                <w:color w:val="000000" w:themeColor="text1"/>
                <w:lang w:eastAsia="zh-CN"/>
              </w:rPr>
            </w:pPr>
            <w:r>
              <w:rPr>
                <w:rFonts w:hint="eastAsia"/>
                <w:b/>
                <w:color w:val="000000" w:themeColor="text1"/>
                <w:lang w:eastAsia="zh-CN"/>
              </w:rPr>
              <w:t>--</w:t>
            </w:r>
          </w:p>
        </w:tc>
        <w:tc>
          <w:tcPr>
            <w:tcW w:w="1281" w:type="dxa"/>
            <w:tcBorders>
              <w:right w:val="single" w:color="auto" w:sz="4" w:space="0"/>
            </w:tcBorders>
          </w:tcPr>
          <w:p>
            <w:pPr>
              <w:spacing w:afterLines="50"/>
              <w:jc w:val="both"/>
              <w:rPr>
                <w:b/>
                <w:color w:val="000000" w:themeColor="text1"/>
                <w:lang w:eastAsia="zh-CN"/>
              </w:rPr>
            </w:pPr>
            <w:r>
              <w:rPr>
                <w:rFonts w:hint="eastAsia"/>
                <w:b/>
                <w:color w:val="000000" w:themeColor="text1"/>
                <w:lang w:eastAsia="zh-CN"/>
              </w:rPr>
              <w:t xml:space="preserve">10元 </w:t>
            </w:r>
          </w:p>
        </w:tc>
        <w:tc>
          <w:tcPr>
            <w:tcW w:w="1863" w:type="dxa"/>
            <w:tcBorders>
              <w:left w:val="single" w:color="auto" w:sz="4" w:space="0"/>
              <w:right w:val="single" w:color="auto" w:sz="4" w:space="0"/>
            </w:tcBorders>
          </w:tcPr>
          <w:p>
            <w:pPr>
              <w:spacing w:afterLines="50"/>
              <w:jc w:val="both"/>
              <w:rPr>
                <w:b/>
                <w:color w:val="000000" w:themeColor="text1"/>
                <w:lang w:eastAsia="zh-CN"/>
              </w:rPr>
            </w:pPr>
            <w:r>
              <w:rPr>
                <w:rFonts w:hint="eastAsia"/>
                <w:b/>
                <w:color w:val="000000" w:themeColor="text1"/>
                <w:lang w:eastAsia="zh-CN"/>
              </w:rPr>
              <w:t>0元</w:t>
            </w:r>
          </w:p>
        </w:tc>
        <w:tc>
          <w:tcPr>
            <w:tcW w:w="1136" w:type="dxa"/>
            <w:tcBorders>
              <w:left w:val="single" w:color="auto" w:sz="4" w:space="0"/>
            </w:tcBorders>
          </w:tcPr>
          <w:p>
            <w:pPr>
              <w:spacing w:afterLines="50"/>
              <w:jc w:val="both"/>
              <w:rPr>
                <w:b/>
                <w:color w:val="000000" w:themeColor="text1"/>
                <w:lang w:eastAsia="zh-CN"/>
              </w:rPr>
            </w:pPr>
            <w:r>
              <w:rPr>
                <w:rFonts w:hint="eastAsia"/>
                <w:b/>
                <w:color w:val="000000" w:themeColor="text1"/>
                <w:lang w:eastAsia="zh-CN"/>
              </w:rPr>
              <w:t>全抵</w:t>
            </w:r>
          </w:p>
        </w:tc>
        <w:tc>
          <w:tcPr>
            <w:tcW w:w="848" w:type="dxa"/>
            <w:tcBorders>
              <w:left w:val="single" w:color="auto" w:sz="4" w:space="0"/>
            </w:tcBorders>
          </w:tcPr>
          <w:p>
            <w:pPr>
              <w:rPr>
                <w:b/>
                <w:color w:val="000000" w:themeColor="text1"/>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0" w:hRule="atLeast"/>
        </w:trPr>
        <w:tc>
          <w:tcPr>
            <w:tcW w:w="678" w:type="dxa"/>
            <w:vMerge w:val="continue"/>
          </w:tcPr>
          <w:p>
            <w:pPr>
              <w:rPr>
                <w:color w:val="000000" w:themeColor="text1"/>
                <w:lang w:eastAsia="zh-CN"/>
              </w:rPr>
            </w:pPr>
          </w:p>
        </w:tc>
        <w:tc>
          <w:tcPr>
            <w:tcW w:w="1086" w:type="dxa"/>
            <w:vMerge w:val="continue"/>
          </w:tcPr>
          <w:p>
            <w:pPr>
              <w:rPr>
                <w:color w:val="000000" w:themeColor="text1"/>
                <w:lang w:eastAsia="zh-CN"/>
              </w:rPr>
            </w:pPr>
          </w:p>
        </w:tc>
        <w:tc>
          <w:tcPr>
            <w:tcW w:w="1141" w:type="dxa"/>
          </w:tcPr>
          <w:p>
            <w:pPr>
              <w:spacing w:afterLines="50"/>
              <w:jc w:val="both"/>
              <w:rPr>
                <w:b/>
                <w:color w:val="000000" w:themeColor="text1"/>
                <w:lang w:eastAsia="zh-CN"/>
              </w:rPr>
            </w:pPr>
            <w:r>
              <w:rPr>
                <w:b/>
                <w:color w:val="000000" w:themeColor="text1"/>
                <w:lang w:eastAsia="zh-CN"/>
              </w:rPr>
              <w:t>T</w:t>
            </w:r>
            <w:r>
              <w:rPr>
                <w:rFonts w:hint="eastAsia"/>
                <w:b/>
                <w:color w:val="000000" w:themeColor="text1"/>
                <w:lang w:eastAsia="zh-CN"/>
              </w:rPr>
              <w:t>zcp01</w:t>
            </w:r>
          </w:p>
        </w:tc>
        <w:tc>
          <w:tcPr>
            <w:tcW w:w="1290" w:type="dxa"/>
          </w:tcPr>
          <w:p>
            <w:pPr>
              <w:spacing w:afterLines="50"/>
              <w:jc w:val="both"/>
              <w:rPr>
                <w:b/>
                <w:color w:val="000000" w:themeColor="text1"/>
                <w:lang w:eastAsia="zh-CN"/>
              </w:rPr>
            </w:pPr>
            <w:r>
              <w:rPr>
                <w:rFonts w:hint="eastAsia"/>
                <w:b/>
                <w:color w:val="000000" w:themeColor="text1"/>
                <w:lang w:eastAsia="zh-CN"/>
              </w:rPr>
              <w:t>10%</w:t>
            </w:r>
          </w:p>
        </w:tc>
        <w:tc>
          <w:tcPr>
            <w:tcW w:w="1281" w:type="dxa"/>
            <w:tcBorders>
              <w:right w:val="single" w:color="auto" w:sz="4" w:space="0"/>
            </w:tcBorders>
          </w:tcPr>
          <w:p>
            <w:pPr>
              <w:spacing w:afterLines="50"/>
              <w:jc w:val="both"/>
              <w:rPr>
                <w:b/>
                <w:color w:val="000000" w:themeColor="text1"/>
                <w:lang w:eastAsia="zh-CN"/>
              </w:rPr>
            </w:pPr>
            <w:r>
              <w:rPr>
                <w:rFonts w:hint="eastAsia"/>
                <w:b/>
                <w:color w:val="000000" w:themeColor="text1"/>
                <w:lang w:eastAsia="zh-CN"/>
              </w:rPr>
              <w:t>50份</w:t>
            </w:r>
          </w:p>
        </w:tc>
        <w:tc>
          <w:tcPr>
            <w:tcW w:w="1863" w:type="dxa"/>
            <w:tcBorders>
              <w:left w:val="single" w:color="auto" w:sz="4" w:space="0"/>
              <w:right w:val="single" w:color="auto" w:sz="4" w:space="0"/>
            </w:tcBorders>
          </w:tcPr>
          <w:p>
            <w:pPr>
              <w:rPr>
                <w:b/>
                <w:color w:val="000000" w:themeColor="text1"/>
                <w:lang w:eastAsia="zh-CN"/>
              </w:rPr>
            </w:pPr>
            <w:r>
              <w:rPr>
                <w:rFonts w:hint="eastAsia"/>
                <w:b/>
                <w:color w:val="000000" w:themeColor="text1"/>
                <w:lang w:eastAsia="zh-CN"/>
              </w:rPr>
              <w:t>50份</w:t>
            </w:r>
          </w:p>
        </w:tc>
        <w:tc>
          <w:tcPr>
            <w:tcW w:w="1136" w:type="dxa"/>
            <w:tcBorders>
              <w:left w:val="single" w:color="auto" w:sz="4" w:space="0"/>
            </w:tcBorders>
          </w:tcPr>
          <w:p>
            <w:pPr>
              <w:rPr>
                <w:b/>
                <w:color w:val="000000" w:themeColor="text1"/>
                <w:lang w:eastAsia="zh-CN"/>
              </w:rPr>
            </w:pPr>
            <w:r>
              <w:rPr>
                <w:rFonts w:hint="eastAsia"/>
                <w:b/>
                <w:color w:val="000000" w:themeColor="text1"/>
                <w:lang w:eastAsia="zh-CN"/>
              </w:rPr>
              <w:t>不抵</w:t>
            </w:r>
          </w:p>
        </w:tc>
        <w:tc>
          <w:tcPr>
            <w:tcW w:w="848" w:type="dxa"/>
            <w:tcBorders>
              <w:left w:val="single" w:color="auto" w:sz="4" w:space="0"/>
            </w:tcBorders>
          </w:tcPr>
          <w:p>
            <w:pPr>
              <w:rPr>
                <w:b/>
                <w:color w:val="000000" w:themeColor="text1"/>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24" w:hRule="atLeast"/>
        </w:trPr>
        <w:tc>
          <w:tcPr>
            <w:tcW w:w="678" w:type="dxa"/>
            <w:vMerge w:val="continue"/>
          </w:tcPr>
          <w:p>
            <w:pPr>
              <w:rPr>
                <w:color w:val="000000" w:themeColor="text1"/>
                <w:lang w:eastAsia="zh-CN"/>
              </w:rPr>
            </w:pPr>
          </w:p>
        </w:tc>
        <w:tc>
          <w:tcPr>
            <w:tcW w:w="1086" w:type="dxa"/>
            <w:vMerge w:val="continue"/>
          </w:tcPr>
          <w:p>
            <w:pPr>
              <w:rPr>
                <w:color w:val="000000" w:themeColor="text1"/>
                <w:lang w:eastAsia="zh-CN"/>
              </w:rPr>
            </w:pPr>
          </w:p>
        </w:tc>
        <w:tc>
          <w:tcPr>
            <w:tcW w:w="1141" w:type="dxa"/>
          </w:tcPr>
          <w:p>
            <w:pPr>
              <w:spacing w:afterLines="50"/>
              <w:jc w:val="both"/>
              <w:rPr>
                <w:b/>
                <w:color w:val="000000" w:themeColor="text1"/>
                <w:lang w:eastAsia="zh-CN"/>
              </w:rPr>
            </w:pPr>
            <w:r>
              <w:rPr>
                <w:b/>
                <w:color w:val="000000" w:themeColor="text1"/>
                <w:lang w:eastAsia="zh-CN"/>
              </w:rPr>
              <w:t>T</w:t>
            </w:r>
            <w:r>
              <w:rPr>
                <w:rFonts w:hint="eastAsia"/>
                <w:b/>
                <w:color w:val="000000" w:themeColor="text1"/>
                <w:lang w:eastAsia="zh-CN"/>
              </w:rPr>
              <w:t>zcp02</w:t>
            </w:r>
          </w:p>
        </w:tc>
        <w:tc>
          <w:tcPr>
            <w:tcW w:w="1290" w:type="dxa"/>
          </w:tcPr>
          <w:p>
            <w:pPr>
              <w:rPr>
                <w:b/>
                <w:color w:val="000000" w:themeColor="text1"/>
                <w:lang w:eastAsia="zh-CN"/>
              </w:rPr>
            </w:pPr>
            <w:r>
              <w:rPr>
                <w:rFonts w:hint="eastAsia"/>
                <w:b/>
                <w:color w:val="000000" w:themeColor="text1"/>
                <w:lang w:eastAsia="zh-CN"/>
              </w:rPr>
              <w:t>90%</w:t>
            </w:r>
          </w:p>
        </w:tc>
        <w:tc>
          <w:tcPr>
            <w:tcW w:w="1281" w:type="dxa"/>
            <w:tcBorders>
              <w:right w:val="single" w:color="auto" w:sz="4" w:space="0"/>
            </w:tcBorders>
          </w:tcPr>
          <w:p>
            <w:pPr>
              <w:spacing w:afterLines="50"/>
              <w:jc w:val="both"/>
              <w:rPr>
                <w:b/>
                <w:color w:val="000000" w:themeColor="text1"/>
                <w:lang w:eastAsia="zh-CN"/>
              </w:rPr>
            </w:pPr>
            <w:r>
              <w:rPr>
                <w:rFonts w:hint="eastAsia"/>
                <w:b/>
                <w:color w:val="000000" w:themeColor="text1"/>
                <w:lang w:eastAsia="zh-CN"/>
              </w:rPr>
              <w:t>50份</w:t>
            </w:r>
          </w:p>
        </w:tc>
        <w:tc>
          <w:tcPr>
            <w:tcW w:w="1863" w:type="dxa"/>
            <w:tcBorders>
              <w:left w:val="single" w:color="auto" w:sz="4" w:space="0"/>
              <w:right w:val="single" w:color="auto" w:sz="4" w:space="0"/>
            </w:tcBorders>
          </w:tcPr>
          <w:p>
            <w:pPr>
              <w:rPr>
                <w:b/>
                <w:color w:val="000000" w:themeColor="text1"/>
                <w:lang w:eastAsia="zh-CN"/>
              </w:rPr>
            </w:pPr>
            <w:r>
              <w:rPr>
                <w:rFonts w:hint="eastAsia"/>
                <w:b/>
                <w:color w:val="000000" w:themeColor="text1"/>
                <w:lang w:eastAsia="zh-CN"/>
              </w:rPr>
              <w:t>50份</w:t>
            </w:r>
          </w:p>
        </w:tc>
        <w:tc>
          <w:tcPr>
            <w:tcW w:w="1136" w:type="dxa"/>
            <w:tcBorders>
              <w:left w:val="single" w:color="auto" w:sz="4" w:space="0"/>
            </w:tcBorders>
          </w:tcPr>
          <w:p>
            <w:pPr>
              <w:rPr>
                <w:b/>
                <w:color w:val="000000" w:themeColor="text1"/>
                <w:lang w:eastAsia="zh-CN"/>
              </w:rPr>
            </w:pPr>
            <w:r>
              <w:rPr>
                <w:rFonts w:hint="eastAsia"/>
                <w:b/>
                <w:color w:val="000000" w:themeColor="text1"/>
                <w:lang w:eastAsia="zh-CN"/>
              </w:rPr>
              <w:t>不抵</w:t>
            </w:r>
          </w:p>
        </w:tc>
        <w:tc>
          <w:tcPr>
            <w:tcW w:w="848" w:type="dxa"/>
            <w:tcBorders>
              <w:left w:val="single" w:color="auto" w:sz="4" w:space="0"/>
            </w:tcBorders>
          </w:tcPr>
          <w:p>
            <w:pPr>
              <w:rPr>
                <w:b/>
                <w:color w:val="000000" w:themeColor="text1"/>
                <w:lang w:eastAsia="zh-CN"/>
              </w:rPr>
            </w:pPr>
          </w:p>
        </w:tc>
      </w:tr>
    </w:tbl>
    <w:p>
      <w:pPr>
        <w:tabs>
          <w:tab w:val="left" w:pos="426"/>
        </w:tabs>
        <w:ind w:left="1482" w:leftChars="200" w:hanging="1082" w:hangingChars="539"/>
        <w:rPr>
          <w:lang w:eastAsia="zh-CN"/>
        </w:rPr>
      </w:pPr>
      <w:r>
        <w:rPr>
          <w:rFonts w:hint="eastAsia"/>
          <w:b/>
          <w:color w:val="000000"/>
          <w:lang w:eastAsia="zh-CN"/>
        </w:rPr>
        <w:t>抵扣明细：</w:t>
      </w:r>
      <w:r>
        <w:rPr>
          <w:rFonts w:hint="eastAsia"/>
          <w:lang w:eastAsia="zh-CN"/>
        </w:rPr>
        <w:t>需抵扣总金额为</w:t>
      </w:r>
      <w:r>
        <w:rPr>
          <w:rFonts w:hint="eastAsia"/>
          <w:color w:val="FF0000"/>
          <w:lang w:eastAsia="zh-CN"/>
        </w:rPr>
        <w:t>150</w:t>
      </w:r>
      <w:r>
        <w:rPr>
          <w:rFonts w:hint="eastAsia"/>
          <w:lang w:eastAsia="zh-CN"/>
        </w:rPr>
        <w:t>元，单位净值都为1，抵扣账户顺序为1001&gt;1002&gt;1003，投资比例为 Tzcp01：Tzcp02=1：9，单位净值为1</w:t>
      </w:r>
    </w:p>
    <w:p>
      <w:pPr>
        <w:tabs>
          <w:tab w:val="left" w:pos="426"/>
        </w:tabs>
        <w:ind w:firstLine="405"/>
        <w:rPr>
          <w:lang w:eastAsia="zh-CN"/>
        </w:rPr>
      </w:pPr>
      <w:r>
        <w:rPr>
          <w:rFonts w:hint="eastAsia"/>
          <w:lang w:eastAsia="zh-CN"/>
        </w:rPr>
        <w:t xml:space="preserve">           先抵扣金额，所有抵扣账户中可抵扣金额为50元，还需用份额抵扣的金额为100元；</w:t>
      </w:r>
    </w:p>
    <w:p>
      <w:pPr>
        <w:tabs>
          <w:tab w:val="left" w:pos="426"/>
        </w:tabs>
        <w:ind w:left="1404" w:leftChars="202" w:hanging="1000" w:hangingChars="500"/>
        <w:rPr>
          <w:lang w:eastAsia="zh-CN"/>
        </w:rPr>
      </w:pPr>
      <w:r>
        <w:rPr>
          <w:rFonts w:hint="eastAsia"/>
          <w:lang w:eastAsia="zh-CN"/>
        </w:rPr>
        <w:t xml:space="preserve">           根据投资比例，Tzcp01需抵扣：100×1/10÷1=10份，Tzcp02需抵扣：(100元-10份*1)÷1=90份；</w:t>
      </w:r>
    </w:p>
    <w:p>
      <w:pPr>
        <w:tabs>
          <w:tab w:val="left" w:pos="426"/>
        </w:tabs>
        <w:ind w:left="1504" w:leftChars="202" w:hanging="1100" w:hangingChars="550"/>
        <w:rPr>
          <w:lang w:eastAsia="zh-CN"/>
        </w:rPr>
      </w:pPr>
      <w:r>
        <w:rPr>
          <w:rFonts w:hint="eastAsia"/>
          <w:lang w:eastAsia="zh-CN"/>
        </w:rPr>
        <w:t xml:space="preserve">           Tzcp01所有可抵扣份额为（10+50+50）=110份，按照抵扣账户顺序，1001中Tzcp01抵扣10份，Tzcp01剩余(10-10)=0份，Tzcp01抵扣完成，其余抵扣账户中Tzcp01不抵扣；</w:t>
      </w:r>
    </w:p>
    <w:p>
      <w:pPr>
        <w:tabs>
          <w:tab w:val="left" w:pos="426"/>
        </w:tabs>
        <w:ind w:left="1504" w:leftChars="202" w:hanging="1100" w:hangingChars="550"/>
        <w:rPr>
          <w:b/>
          <w:color w:val="000000"/>
          <w:lang w:eastAsia="zh-CN"/>
        </w:rPr>
      </w:pPr>
      <w:r>
        <w:rPr>
          <w:rFonts w:hint="eastAsia"/>
          <w:lang w:eastAsia="zh-CN"/>
        </w:rPr>
        <w:t xml:space="preserve">           Tzcp02所有可抵扣份额为（50+50+50）=150份，按照抵扣账户顺序，1001中Tzcp02抵扣50份，1002中Tzcp02抵扣(90-50)=40份，1003中Tzcp02不抵扣。</w:t>
      </w:r>
    </w:p>
    <w:p>
      <w:pPr>
        <w:tabs>
          <w:tab w:val="left" w:pos="426"/>
        </w:tabs>
        <w:ind w:left="1408" w:leftChars="202" w:hanging="1004" w:hangingChars="500"/>
        <w:rPr>
          <w:b/>
          <w:color w:val="000000"/>
          <w:lang w:eastAsia="zh-CN"/>
        </w:rPr>
      </w:pPr>
    </w:p>
    <w:p>
      <w:pPr>
        <w:pStyle w:val="5"/>
      </w:pPr>
      <w:bookmarkStart w:id="220" w:name="_Toc407003788"/>
      <w:r>
        <w:rPr>
          <w:rFonts w:hint="eastAsia"/>
        </w:rPr>
        <w:t>功能检查</w:t>
      </w:r>
      <w:bookmarkEnd w:id="220"/>
    </w:p>
    <w:p>
      <w:pPr>
        <w:rPr>
          <w:color w:val="000000"/>
          <w:lang w:eastAsia="zh-CN"/>
        </w:rPr>
      </w:pPr>
      <w:r>
        <w:rPr>
          <w:rFonts w:hint="eastAsia"/>
          <w:color w:val="000000"/>
          <w:lang w:eastAsia="zh-CN"/>
        </w:rPr>
        <w:t>【说明】列示对本功能不在上述功能流程中的检查点。</w:t>
      </w:r>
    </w:p>
    <w:p>
      <w:pPr>
        <w:pStyle w:val="5"/>
      </w:pPr>
      <w:bookmarkStart w:id="221" w:name="_Toc407003789"/>
      <w:r>
        <w:rPr>
          <w:rFonts w:hint="eastAsia"/>
        </w:rPr>
        <w:t>其它特殊处理和控制</w:t>
      </w:r>
      <w:bookmarkEnd w:id="221"/>
    </w:p>
    <w:p>
      <w:pPr>
        <w:rPr>
          <w:color w:val="000000"/>
          <w:lang w:eastAsia="zh-CN"/>
        </w:rPr>
      </w:pPr>
      <w:r>
        <w:rPr>
          <w:rFonts w:hint="eastAsia"/>
          <w:color w:val="000000"/>
          <w:lang w:eastAsia="zh-CN"/>
        </w:rPr>
        <w:t>【说明】列示本功能特殊处理和控制</w:t>
      </w:r>
    </w:p>
    <w:p>
      <w:pPr>
        <w:rPr>
          <w:color w:val="000000"/>
          <w:lang w:eastAsia="zh-CN"/>
        </w:rPr>
      </w:pPr>
    </w:p>
    <w:p>
      <w:pPr>
        <w:pStyle w:val="3"/>
        <w:ind w:left="578" w:hanging="578"/>
      </w:pPr>
      <w:r>
        <w:t xml:space="preserve"> </w:t>
      </w:r>
      <w:r>
        <w:rPr>
          <w:rFonts w:hint="eastAsia"/>
        </w:rPr>
        <w:t>投资组合新建</w:t>
      </w:r>
    </w:p>
    <w:p>
      <w:pPr>
        <w:pStyle w:val="4"/>
        <w:ind w:left="720"/>
      </w:pPr>
      <w:r>
        <w:rPr>
          <w:rFonts w:hint="eastAsia"/>
        </w:rPr>
        <w:t>原始需求</w:t>
      </w:r>
    </w:p>
    <w:p>
      <w:pPr>
        <w:pStyle w:val="5"/>
        <w:rPr>
          <w:lang w:eastAsia="zh-CN"/>
        </w:rPr>
      </w:pPr>
      <w:r>
        <w:rPr>
          <w:rFonts w:hint="eastAsia"/>
          <w:lang w:eastAsia="zh-CN"/>
        </w:rPr>
        <w:t>需求描述</w:t>
      </w:r>
    </w:p>
    <w:p>
      <w:pPr>
        <w:ind w:firstLine="420"/>
        <w:rPr>
          <w:lang w:eastAsia="zh-CN"/>
        </w:rPr>
      </w:pPr>
      <w:r>
        <w:rPr>
          <w:rFonts w:hint="eastAsia"/>
          <w:lang w:eastAsia="zh-CN"/>
        </w:rPr>
        <w:t xml:space="preserve"> </w:t>
      </w:r>
      <w:r>
        <w:rPr>
          <w:lang w:eastAsia="zh-CN"/>
        </w:rPr>
        <w:t>投资组合新建，经办投资组合简称录入有误，复核退回给经办，经办修改后重新提交，复核二次录入，经办、复核录入的完全一致，但是复核却一直通不过。请查并修改。</w:t>
      </w:r>
    </w:p>
    <w:p>
      <w:pPr>
        <w:pStyle w:val="5"/>
        <w:rPr>
          <w:lang w:eastAsia="zh-CN"/>
        </w:rPr>
      </w:pPr>
      <w:r>
        <w:rPr>
          <w:rFonts w:hint="eastAsia"/>
          <w:lang w:eastAsia="zh-CN"/>
        </w:rPr>
        <w:t>需求分析</w:t>
      </w:r>
    </w:p>
    <w:p>
      <w:pPr>
        <w:rPr>
          <w:lang w:eastAsia="zh-CN"/>
        </w:rPr>
      </w:pPr>
      <w:r>
        <w:rPr>
          <w:rFonts w:hint="eastAsia"/>
          <w:lang w:eastAsia="zh-CN"/>
        </w:rPr>
        <w:t xml:space="preserve">    原功能</w:t>
      </w:r>
      <w:r>
        <w:rPr>
          <w:lang w:eastAsia="zh-CN"/>
        </w:rPr>
        <w:t>经办</w:t>
      </w:r>
      <w:r>
        <w:rPr>
          <w:rFonts w:hint="eastAsia"/>
          <w:lang w:eastAsia="zh-CN"/>
        </w:rPr>
        <w:t>新建</w:t>
      </w:r>
      <w:r>
        <w:rPr>
          <w:lang w:eastAsia="zh-CN"/>
        </w:rPr>
        <w:t>投资组合，复核</w:t>
      </w:r>
      <w:r>
        <w:rPr>
          <w:rFonts w:hint="eastAsia"/>
          <w:lang w:eastAsia="zh-CN"/>
        </w:rPr>
        <w:t>不通过，</w:t>
      </w:r>
      <w:r>
        <w:rPr>
          <w:lang w:eastAsia="zh-CN"/>
        </w:rPr>
        <w:t>退回给经办，经办修改后重新提交，复核二次录入，经办、复核录入的完全一致，</w:t>
      </w:r>
      <w:r>
        <w:rPr>
          <w:rFonts w:hint="eastAsia"/>
          <w:lang w:eastAsia="zh-CN"/>
        </w:rPr>
        <w:t>但</w:t>
      </w:r>
      <w:r>
        <w:rPr>
          <w:lang w:eastAsia="zh-CN"/>
        </w:rPr>
        <w:t>复核</w:t>
      </w:r>
      <w:r>
        <w:rPr>
          <w:rFonts w:hint="eastAsia"/>
          <w:lang w:eastAsia="zh-CN"/>
        </w:rPr>
        <w:t>一直</w:t>
      </w:r>
      <w:r>
        <w:rPr>
          <w:lang w:eastAsia="zh-CN"/>
        </w:rPr>
        <w:t>通不过。</w:t>
      </w:r>
    </w:p>
    <w:p>
      <w:pPr>
        <w:pStyle w:val="5"/>
        <w:rPr>
          <w:lang w:eastAsia="zh-CN"/>
        </w:rPr>
      </w:pPr>
      <w:r>
        <w:rPr>
          <w:rFonts w:hint="eastAsia"/>
          <w:lang w:eastAsia="zh-CN"/>
        </w:rPr>
        <w:t>需求变更记录</w:t>
      </w:r>
    </w:p>
    <w:p>
      <w:pPr>
        <w:ind w:left="420"/>
        <w:rPr>
          <w:lang w:eastAsia="zh-CN"/>
        </w:rPr>
      </w:pPr>
      <w:r>
        <w:rPr>
          <w:rFonts w:hint="eastAsia"/>
          <w:color w:val="000000"/>
          <w:lang w:eastAsia="zh-CN"/>
        </w:rPr>
        <w:t>无</w:t>
      </w:r>
    </w:p>
    <w:p>
      <w:pPr>
        <w:pStyle w:val="4"/>
        <w:ind w:left="720"/>
      </w:pPr>
      <w:r>
        <w:rPr>
          <w:rFonts w:hint="eastAsia"/>
        </w:rPr>
        <w:t>功能点-</w:t>
      </w:r>
      <w:r>
        <w:rPr>
          <w:rFonts w:hint="eastAsia" w:ascii="宋体" w:hAnsi="宋体"/>
        </w:rPr>
        <w:t>投资组合新建</w:t>
      </w:r>
      <w:r>
        <w:t xml:space="preserve"> </w:t>
      </w:r>
    </w:p>
    <w:p>
      <w:pPr>
        <w:pStyle w:val="5"/>
        <w:rPr>
          <w:lang w:eastAsia="zh-CN"/>
        </w:rPr>
      </w:pPr>
      <w:r>
        <w:rPr>
          <w:rFonts w:hint="eastAsia"/>
          <w:lang w:eastAsia="zh-CN"/>
        </w:rPr>
        <w:t>功能说明</w:t>
      </w:r>
    </w:p>
    <w:p>
      <w:pPr>
        <w:ind w:firstLine="420"/>
        <w:rPr>
          <w:lang w:eastAsia="zh-CN"/>
        </w:rPr>
      </w:pPr>
      <w:r>
        <w:rPr>
          <w:rFonts w:hint="eastAsia"/>
          <w:lang w:eastAsia="zh-CN"/>
        </w:rPr>
        <w:t xml:space="preserve"> 原功能投资组合信息二次录入时，经办与复核所录信息一致，但复核通不过。现修改，使投资组合新建时，经办和复核多次录入，复核都能通过。</w:t>
      </w:r>
    </w:p>
    <w:p>
      <w:pPr>
        <w:pStyle w:val="5"/>
        <w:rPr>
          <w:lang w:eastAsia="zh-CN"/>
        </w:rPr>
      </w:pPr>
      <w:r>
        <w:rPr>
          <w:rFonts w:hint="eastAsia"/>
          <w:lang w:eastAsia="zh-CN"/>
        </w:rPr>
        <w:t>菜单路径\用户</w:t>
      </w:r>
    </w:p>
    <w:p>
      <w:pPr>
        <w:ind w:firstLine="400" w:firstLineChars="200"/>
        <w:rPr>
          <w:lang w:eastAsia="zh-CN"/>
        </w:rPr>
      </w:pPr>
      <w:r>
        <w:rPr>
          <w:rFonts w:hint="eastAsia"/>
          <w:lang w:eastAsia="zh-CN"/>
        </w:rPr>
        <w:t>业务管理—投资业务—投资组合维护—投资组合信息录入</w:t>
      </w:r>
    </w:p>
    <w:p>
      <w:pPr>
        <w:pStyle w:val="5"/>
        <w:rPr>
          <w:lang w:eastAsia="zh-CN"/>
        </w:rPr>
      </w:pPr>
      <w:r>
        <w:rPr>
          <w:rFonts w:hint="eastAsia"/>
        </w:rPr>
        <w:t>功能界面（可选）</w:t>
      </w:r>
    </w:p>
    <w:p>
      <w:pPr>
        <w:ind w:firstLine="390"/>
        <w:rPr>
          <w:lang w:eastAsia="zh-CN"/>
        </w:rPr>
      </w:pPr>
      <w:r>
        <w:rPr>
          <w:rFonts w:hint="eastAsia"/>
          <w:lang w:eastAsia="zh-CN"/>
        </w:rPr>
        <w:t>投资组合信息录入：</w:t>
      </w:r>
    </w:p>
    <w:p>
      <w:pPr>
        <w:ind w:firstLine="390"/>
        <w:rPr>
          <w:lang w:eastAsia="zh-CN"/>
        </w:rPr>
      </w:pPr>
      <w:r>
        <w:rPr>
          <w:lang w:eastAsia="zh-CN"/>
        </w:rPr>
        <w:drawing>
          <wp:inline distT="0" distB="0" distL="0" distR="0">
            <wp:extent cx="4400550" cy="2974975"/>
            <wp:effectExtent l="19050" t="0" r="0" b="0"/>
            <wp:docPr id="26" name="图片 26" descr="C:\Users\T-xuxx\Desktop\tmp\投资组合新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T-xuxx\Desktop\tmp\投资组合新建.JPG"/>
                    <pic:cNvPicPr>
                      <a:picLocks noChangeAspect="1" noChangeArrowheads="1"/>
                    </pic:cNvPicPr>
                  </pic:nvPicPr>
                  <pic:blipFill>
                    <a:blip r:embed="rId69"/>
                    <a:srcRect/>
                    <a:stretch>
                      <a:fillRect/>
                    </a:stretch>
                  </pic:blipFill>
                  <pic:spPr>
                    <a:xfrm>
                      <a:off x="0" y="0"/>
                      <a:ext cx="4401016" cy="2975510"/>
                    </a:xfrm>
                    <a:prstGeom prst="rect">
                      <a:avLst/>
                    </a:prstGeom>
                    <a:noFill/>
                    <a:ln w="9525">
                      <a:noFill/>
                      <a:miter lim="800000"/>
                      <a:headEnd/>
                      <a:tailEnd/>
                    </a:ln>
                  </pic:spPr>
                </pic:pic>
              </a:graphicData>
            </a:graphic>
          </wp:inline>
        </w:drawing>
      </w:r>
    </w:p>
    <w:p>
      <w:pPr>
        <w:ind w:firstLine="390"/>
        <w:rPr>
          <w:lang w:eastAsia="zh-CN"/>
        </w:rPr>
      </w:pPr>
      <w:r>
        <w:rPr>
          <w:rFonts w:hint="eastAsia"/>
          <w:lang w:eastAsia="zh-CN"/>
        </w:rPr>
        <w:t>投资组合信息复核：</w:t>
      </w:r>
    </w:p>
    <w:p>
      <w:pPr>
        <w:ind w:firstLine="390"/>
        <w:rPr>
          <w:lang w:eastAsia="zh-CN"/>
        </w:rPr>
      </w:pPr>
      <w:r>
        <w:rPr>
          <w:lang w:eastAsia="zh-CN"/>
        </w:rPr>
        <w:drawing>
          <wp:inline distT="0" distB="0" distL="0" distR="0">
            <wp:extent cx="4591050" cy="3091180"/>
            <wp:effectExtent l="19050" t="0" r="0" b="0"/>
            <wp:docPr id="27" name="图片 27" descr="C:\Users\T-xuxx\Desktop\tmp\投资组合信息符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T-xuxx\Desktop\tmp\投资组合信息符合.JPG"/>
                    <pic:cNvPicPr>
                      <a:picLocks noChangeAspect="1" noChangeArrowheads="1"/>
                    </pic:cNvPicPr>
                  </pic:nvPicPr>
                  <pic:blipFill>
                    <a:blip r:embed="rId70"/>
                    <a:srcRect/>
                    <a:stretch>
                      <a:fillRect/>
                    </a:stretch>
                  </pic:blipFill>
                  <pic:spPr>
                    <a:xfrm>
                      <a:off x="0" y="0"/>
                      <a:ext cx="4595026" cy="3093939"/>
                    </a:xfrm>
                    <a:prstGeom prst="rect">
                      <a:avLst/>
                    </a:prstGeom>
                    <a:noFill/>
                    <a:ln w="9525">
                      <a:noFill/>
                      <a:miter lim="800000"/>
                      <a:headEnd/>
                      <a:tailEnd/>
                    </a:ln>
                  </pic:spPr>
                </pic:pic>
              </a:graphicData>
            </a:graphic>
          </wp:inline>
        </w:drawing>
      </w:r>
    </w:p>
    <w:p>
      <w:pPr>
        <w:pStyle w:val="5"/>
        <w:rPr>
          <w:lang w:eastAsia="zh-CN"/>
        </w:rPr>
      </w:pPr>
      <w:r>
        <w:rPr>
          <w:rFonts w:hint="eastAsia"/>
          <w:lang w:eastAsia="zh-CN"/>
        </w:rPr>
        <w:t>后台处理</w:t>
      </w:r>
      <w:r>
        <w:rPr>
          <w:rFonts w:hint="eastAsia"/>
        </w:rPr>
        <w:t>逻辑</w:t>
      </w:r>
    </w:p>
    <w:p>
      <w:pPr>
        <w:pStyle w:val="6"/>
        <w:rPr>
          <w:b/>
          <w:lang w:eastAsia="zh-CN"/>
        </w:rPr>
      </w:pPr>
      <w:r>
        <w:rPr>
          <w:rFonts w:hint="eastAsia"/>
          <w:b/>
          <w:lang w:eastAsia="zh-CN"/>
        </w:rPr>
        <w:t>功能流程</w:t>
      </w:r>
    </w:p>
    <w:p>
      <w:pPr>
        <w:rPr>
          <w:lang w:val="da-DK" w:eastAsia="zh-CN"/>
        </w:rPr>
      </w:pPr>
    </w:p>
    <w:p>
      <w:pPr>
        <w:pStyle w:val="6"/>
        <w:rPr>
          <w:b/>
          <w:lang w:eastAsia="zh-CN"/>
        </w:rPr>
      </w:pPr>
      <w:r>
        <w:rPr>
          <w:rFonts w:hint="eastAsia"/>
          <w:b/>
          <w:lang w:eastAsia="zh-CN"/>
        </w:rPr>
        <w:t>功能流程描述</w:t>
      </w:r>
    </w:p>
    <w:p>
      <w:pPr>
        <w:ind w:firstLine="420"/>
        <w:rPr>
          <w:lang w:val="da-DK" w:eastAsia="zh-CN"/>
        </w:rPr>
      </w:pPr>
      <w:r>
        <w:rPr>
          <w:rFonts w:hint="eastAsia"/>
          <w:lang w:val="da-DK" w:eastAsia="zh-CN"/>
        </w:rPr>
        <w:t xml:space="preserve"> </w:t>
      </w:r>
    </w:p>
    <w:p>
      <w:pPr>
        <w:pStyle w:val="5"/>
        <w:rPr>
          <w:color w:val="000000"/>
          <w:lang w:eastAsia="zh-CN"/>
        </w:rPr>
      </w:pPr>
      <w:r>
        <w:rPr>
          <w:rFonts w:hint="eastAsia"/>
          <w:color w:val="000000"/>
          <w:lang w:eastAsia="zh-CN"/>
        </w:rPr>
        <w:t>输入输出文件格式及模板</w:t>
      </w:r>
    </w:p>
    <w:p>
      <w:pPr>
        <w:rPr>
          <w:lang w:eastAsia="zh-CN"/>
        </w:rPr>
      </w:pPr>
    </w:p>
    <w:p>
      <w:pPr>
        <w:pStyle w:val="5"/>
        <w:rPr>
          <w:lang w:eastAsia="zh-CN"/>
        </w:rPr>
      </w:pPr>
      <w:r>
        <w:rPr>
          <w:rFonts w:hint="eastAsia"/>
          <w:lang w:eastAsia="zh-CN"/>
        </w:rPr>
        <w:t>其它特殊处理和控制</w:t>
      </w:r>
    </w:p>
    <w:p>
      <w:pPr>
        <w:rPr>
          <w:lang w:eastAsia="zh-CN"/>
        </w:rPr>
      </w:pPr>
      <w:r>
        <w:rPr>
          <w:rFonts w:hint="eastAsia"/>
          <w:lang w:eastAsia="zh-CN"/>
        </w:rPr>
        <w:t>无</w:t>
      </w:r>
    </w:p>
    <w:p>
      <w:pPr>
        <w:pStyle w:val="5"/>
        <w:rPr>
          <w:lang w:eastAsia="zh-CN"/>
        </w:rPr>
      </w:pPr>
      <w:r>
        <w:rPr>
          <w:rFonts w:hint="eastAsia"/>
        </w:rPr>
        <w:t>其它特殊处理和控制</w:t>
      </w:r>
    </w:p>
    <w:p>
      <w:pPr>
        <w:rPr>
          <w:lang w:eastAsia="zh-CN"/>
        </w:rPr>
      </w:pPr>
      <w:r>
        <w:rPr>
          <w:rFonts w:hint="eastAsia"/>
          <w:lang w:eastAsia="zh-CN"/>
        </w:rPr>
        <w:t>无</w:t>
      </w:r>
    </w:p>
    <w:p>
      <w:pPr>
        <w:spacing w:after="156" w:line="360" w:lineRule="auto"/>
        <w:ind w:firstLine="420"/>
        <w:rPr>
          <w:color w:val="000000"/>
          <w:sz w:val="21"/>
          <w:szCs w:val="21"/>
          <w:lang w:eastAsia="zh-CN"/>
        </w:rPr>
      </w:pPr>
    </w:p>
    <w:p>
      <w:pPr>
        <w:pStyle w:val="2"/>
      </w:pPr>
      <w:r>
        <w:rPr>
          <w:rFonts w:hint="eastAsia"/>
        </w:rPr>
        <w:t>报表需求</w:t>
      </w:r>
    </w:p>
    <w:p>
      <w:pPr>
        <w:rPr>
          <w:color w:val="000000"/>
          <w:lang w:eastAsia="zh-CN"/>
        </w:rPr>
      </w:pPr>
    </w:p>
    <w:p>
      <w:pPr>
        <w:pStyle w:val="3"/>
      </w:pPr>
      <w:bookmarkStart w:id="222" w:name="_Toc409427536"/>
      <w:r>
        <w:rPr>
          <w:rFonts w:hint="eastAsia"/>
        </w:rPr>
        <w:t>份额式季报（账管费）</w:t>
      </w:r>
      <w:bookmarkEnd w:id="222"/>
    </w:p>
    <w:p>
      <w:pPr>
        <w:pStyle w:val="4"/>
        <w:spacing w:after="156"/>
      </w:pPr>
      <w:bookmarkStart w:id="223" w:name="_Toc409427537"/>
      <w:r>
        <w:rPr>
          <w:rFonts w:hint="eastAsia"/>
        </w:rPr>
        <w:t>原始需求</w:t>
      </w:r>
      <w:bookmarkEnd w:id="223"/>
    </w:p>
    <w:p>
      <w:pPr>
        <w:pStyle w:val="5"/>
        <w:spacing w:after="156"/>
        <w:rPr>
          <w:lang w:eastAsia="zh-CN"/>
        </w:rPr>
      </w:pPr>
      <w:r>
        <w:rPr>
          <w:rFonts w:hint="eastAsia"/>
          <w:lang w:eastAsia="zh-CN"/>
        </w:rPr>
        <w:t>需求描述</w:t>
      </w:r>
    </w:p>
    <w:p>
      <w:pPr>
        <w:pStyle w:val="28"/>
        <w:shd w:val="clear" w:color="auto" w:fill="FFFFFF"/>
        <w:rPr>
          <w:rFonts w:ascii="Arial" w:hAnsi="Arial" w:cs="Times New Roman"/>
          <w:color w:val="000000"/>
          <w:sz w:val="20"/>
          <w:szCs w:val="20"/>
        </w:rPr>
      </w:pPr>
      <w:r>
        <w:rPr>
          <w:rFonts w:ascii="Arial" w:hAnsi="Arial" w:cs="Times New Roman"/>
          <w:color w:val="000000"/>
          <w:sz w:val="20"/>
          <w:szCs w:val="20"/>
        </w:rPr>
        <w:t>现在</w:t>
      </w:r>
      <w:r>
        <w:rPr>
          <w:rFonts w:hint="eastAsia" w:ascii="Arial" w:hAnsi="Arial" w:cs="Times New Roman"/>
          <w:color w:val="000000"/>
          <w:sz w:val="20"/>
          <w:szCs w:val="20"/>
        </w:rPr>
        <w:t>的份额式</w:t>
      </w:r>
      <w:r>
        <w:rPr>
          <w:rFonts w:ascii="Arial" w:hAnsi="Arial" w:cs="Times New Roman"/>
          <w:color w:val="000000"/>
          <w:sz w:val="20"/>
          <w:szCs w:val="20"/>
        </w:rPr>
        <w:t>季报按照计费周期统计账户管理费</w:t>
      </w:r>
      <w:r>
        <w:rPr>
          <w:rFonts w:hint="eastAsia" w:ascii="Arial" w:hAnsi="Arial" w:cs="Times New Roman"/>
          <w:color w:val="000000"/>
          <w:sz w:val="20"/>
          <w:szCs w:val="20"/>
        </w:rPr>
        <w:t>，</w:t>
      </w:r>
      <w:r>
        <w:rPr>
          <w:rFonts w:ascii="Arial" w:hAnsi="Arial" w:cs="Times New Roman"/>
          <w:color w:val="000000"/>
          <w:sz w:val="20"/>
          <w:szCs w:val="20"/>
        </w:rPr>
        <w:t>逻辑调整为按扣费周期统计账户管理费</w:t>
      </w:r>
      <w:r>
        <w:rPr>
          <w:rFonts w:hint="eastAsia" w:ascii="Arial" w:hAnsi="Arial" w:cs="Times New Roman"/>
          <w:color w:val="000000"/>
          <w:sz w:val="20"/>
          <w:szCs w:val="20"/>
        </w:rPr>
        <w:t>。</w:t>
      </w:r>
    </w:p>
    <w:p>
      <w:pPr>
        <w:pStyle w:val="5"/>
        <w:spacing w:after="156"/>
      </w:pPr>
      <w:r>
        <w:rPr>
          <w:rFonts w:hint="eastAsia"/>
          <w:lang w:eastAsia="zh-CN"/>
        </w:rPr>
        <w:t>需求变更</w:t>
      </w:r>
      <w:r>
        <w:rPr>
          <w:rFonts w:hint="eastAsia"/>
        </w:rPr>
        <w:t>记录</w:t>
      </w:r>
    </w:p>
    <w:p>
      <w:pPr>
        <w:spacing w:after="156" w:line="360" w:lineRule="auto"/>
        <w:ind w:firstLine="420"/>
        <w:rPr>
          <w:color w:val="000000"/>
          <w:sz w:val="21"/>
          <w:szCs w:val="21"/>
          <w:lang w:eastAsia="zh-CN"/>
        </w:rPr>
      </w:pPr>
      <w:r>
        <w:rPr>
          <w:rFonts w:hint="eastAsia"/>
          <w:color w:val="000000"/>
          <w:sz w:val="21"/>
          <w:szCs w:val="21"/>
          <w:lang w:eastAsia="zh-CN"/>
        </w:rPr>
        <w:t>无</w:t>
      </w:r>
    </w:p>
    <w:p>
      <w:pPr>
        <w:pStyle w:val="5"/>
        <w:spacing w:after="156"/>
      </w:pPr>
      <w:r>
        <w:rPr>
          <w:rFonts w:hint="eastAsia"/>
          <w:lang w:eastAsia="zh-CN"/>
        </w:rPr>
        <w:t>功能点概要</w:t>
      </w:r>
    </w:p>
    <w:p>
      <w:pPr>
        <w:pStyle w:val="4"/>
        <w:spacing w:after="156"/>
      </w:pPr>
      <w:bookmarkStart w:id="224" w:name="_Toc409427538"/>
      <w:r>
        <w:rPr>
          <w:rFonts w:hint="eastAsia"/>
        </w:rPr>
        <w:t>功能点：季报-单一计划账户管理报告(份额)(QZH01)</w:t>
      </w:r>
      <w:bookmarkEnd w:id="224"/>
    </w:p>
    <w:p>
      <w:pPr>
        <w:pStyle w:val="5"/>
        <w:spacing w:after="156"/>
        <w:rPr>
          <w:lang w:eastAsia="zh-CN"/>
        </w:rPr>
      </w:pPr>
      <w:r>
        <w:rPr>
          <w:rFonts w:hint="eastAsia"/>
          <w:lang w:eastAsia="zh-CN"/>
        </w:rPr>
        <w:t>功能说明</w:t>
      </w:r>
    </w:p>
    <w:p>
      <w:pPr>
        <w:ind w:left="390"/>
        <w:rPr>
          <w:color w:val="000000"/>
          <w:lang w:eastAsia="zh-CN"/>
        </w:rPr>
      </w:pPr>
      <w:r>
        <w:rPr>
          <w:color w:val="000000"/>
          <w:lang w:eastAsia="zh-CN"/>
        </w:rPr>
        <w:t>1 当付费周期为1个月和1个季度时，</w:t>
      </w:r>
      <w:r>
        <w:rPr>
          <w:rFonts w:hint="eastAsia"/>
          <w:color w:val="000000"/>
          <w:lang w:eastAsia="zh-CN"/>
        </w:rPr>
        <w:t>对本季度的</w:t>
      </w:r>
      <w:r>
        <w:rPr>
          <w:color w:val="000000"/>
          <w:lang w:eastAsia="zh-CN"/>
        </w:rPr>
        <w:t>账管费正常统计；</w:t>
      </w:r>
      <w:r>
        <w:rPr>
          <w:color w:val="000000"/>
          <w:lang w:eastAsia="zh-CN"/>
        </w:rPr>
        <w:br w:type="textWrapping"/>
      </w:r>
      <w:r>
        <w:rPr>
          <w:color w:val="000000"/>
          <w:lang w:eastAsia="zh-CN"/>
        </w:rPr>
        <w:t>2 当付费周期为6月或者1个半年时，则只能在第二季度和第四季度正常统计</w:t>
      </w:r>
      <w:r>
        <w:rPr>
          <w:rFonts w:hint="eastAsia"/>
          <w:color w:val="000000"/>
          <w:lang w:eastAsia="zh-CN"/>
        </w:rPr>
        <w:t>二季度或者四季度的</w:t>
      </w:r>
      <w:r>
        <w:rPr>
          <w:color w:val="000000"/>
          <w:lang w:eastAsia="zh-CN"/>
        </w:rPr>
        <w:t>账管费；</w:t>
      </w:r>
      <w:r>
        <w:rPr>
          <w:color w:val="000000"/>
          <w:lang w:eastAsia="zh-CN"/>
        </w:rPr>
        <w:br w:type="textWrapping"/>
      </w:r>
      <w:r>
        <w:rPr>
          <w:color w:val="000000"/>
          <w:lang w:eastAsia="zh-CN"/>
        </w:rPr>
        <w:t>3 当付费周期为1年时，则在第四季度正常统计</w:t>
      </w:r>
      <w:r>
        <w:rPr>
          <w:rFonts w:hint="eastAsia"/>
          <w:color w:val="000000"/>
          <w:lang w:eastAsia="zh-CN"/>
        </w:rPr>
        <w:t>本年的</w:t>
      </w:r>
      <w:r>
        <w:rPr>
          <w:color w:val="000000"/>
          <w:lang w:eastAsia="zh-CN"/>
        </w:rPr>
        <w:t>账管费；</w:t>
      </w:r>
      <w:r>
        <w:rPr>
          <w:color w:val="000000"/>
          <w:lang w:eastAsia="zh-CN"/>
        </w:rPr>
        <w:br w:type="textWrapping"/>
      </w:r>
      <w:r>
        <w:rPr>
          <w:color w:val="000000"/>
          <w:lang w:eastAsia="zh-CN"/>
        </w:rPr>
        <w:t>其他情况下账管费用统计值为0</w:t>
      </w:r>
      <w:r>
        <w:rPr>
          <w:rFonts w:hint="eastAsia"/>
          <w:color w:val="000000"/>
          <w:lang w:eastAsia="zh-CN"/>
        </w:rPr>
        <w:t>。</w:t>
      </w:r>
    </w:p>
    <w:p>
      <w:pPr>
        <w:pStyle w:val="5"/>
        <w:spacing w:after="156"/>
      </w:pPr>
      <w:r>
        <w:rPr>
          <w:rFonts w:hint="eastAsia"/>
          <w:lang w:eastAsia="zh-CN"/>
        </w:rPr>
        <w:t>菜单路径\用户</w:t>
      </w:r>
    </w:p>
    <w:p>
      <w:pPr>
        <w:pStyle w:val="5"/>
        <w:spacing w:after="156"/>
      </w:pPr>
      <w:r>
        <w:rPr>
          <w:rFonts w:hint="eastAsia"/>
        </w:rPr>
        <w:t>功能界面（可选）</w:t>
      </w:r>
    </w:p>
    <w:p>
      <w:pPr>
        <w:pStyle w:val="6"/>
        <w:spacing w:after="156"/>
      </w:pPr>
      <w:r>
        <w:rPr>
          <w:rFonts w:hint="eastAsia"/>
          <w:lang w:eastAsia="zh-CN"/>
        </w:rPr>
        <w:t>维护</w:t>
      </w:r>
      <w:r>
        <w:rPr>
          <w:rFonts w:hint="eastAsia"/>
        </w:rPr>
        <w:t>界面</w:t>
      </w:r>
    </w:p>
    <w:p>
      <w:pPr>
        <w:pStyle w:val="5"/>
        <w:spacing w:after="156"/>
      </w:pPr>
      <w:r>
        <w:rPr>
          <w:rFonts w:hint="eastAsia"/>
          <w:lang w:eastAsia="zh-CN"/>
        </w:rPr>
        <w:t>后台处理</w:t>
      </w:r>
      <w:r>
        <w:rPr>
          <w:rFonts w:hint="eastAsia"/>
        </w:rPr>
        <w:t>逻辑</w:t>
      </w:r>
    </w:p>
    <w:p>
      <w:pPr>
        <w:spacing w:after="156" w:line="360" w:lineRule="auto"/>
        <w:ind w:firstLine="420"/>
        <w:rPr>
          <w:color w:val="000000"/>
          <w:sz w:val="21"/>
          <w:szCs w:val="21"/>
          <w:lang w:eastAsia="zh-CN"/>
        </w:rPr>
      </w:pPr>
      <w:r>
        <w:rPr>
          <w:rFonts w:hint="eastAsia"/>
          <w:color w:val="000000"/>
          <w:sz w:val="21"/>
          <w:szCs w:val="21"/>
          <w:lang w:eastAsia="zh-CN"/>
        </w:rPr>
        <w:t>【说明】列示本功能的处理逻辑。</w:t>
      </w:r>
    </w:p>
    <w:p>
      <w:pPr>
        <w:pStyle w:val="6"/>
        <w:spacing w:after="156"/>
      </w:pPr>
      <w:r>
        <w:rPr>
          <w:rFonts w:hint="eastAsia"/>
        </w:rPr>
        <w:t>功能流程</w:t>
      </w:r>
    </w:p>
    <w:p>
      <w:pPr>
        <w:spacing w:after="156" w:line="360" w:lineRule="auto"/>
        <w:ind w:firstLine="420"/>
        <w:rPr>
          <w:color w:val="000000"/>
          <w:sz w:val="21"/>
          <w:szCs w:val="21"/>
          <w:lang w:eastAsia="zh-CN"/>
        </w:rPr>
      </w:pPr>
      <w:r>
        <w:rPr>
          <w:rFonts w:hint="eastAsia"/>
          <w:color w:val="000000"/>
          <w:sz w:val="21"/>
          <w:szCs w:val="21"/>
          <w:lang w:eastAsia="zh-CN"/>
        </w:rPr>
        <w:t>无.</w:t>
      </w:r>
    </w:p>
    <w:p>
      <w:pPr>
        <w:pStyle w:val="6"/>
        <w:spacing w:after="156"/>
      </w:pPr>
      <w:r>
        <w:rPr>
          <w:rFonts w:hint="eastAsia"/>
        </w:rPr>
        <w:t>功能流程描述</w:t>
      </w:r>
    </w:p>
    <w:p>
      <w:pPr>
        <w:spacing w:after="156" w:line="360" w:lineRule="auto"/>
        <w:ind w:firstLine="420"/>
        <w:rPr>
          <w:color w:val="000000"/>
          <w:sz w:val="21"/>
          <w:szCs w:val="21"/>
          <w:lang w:eastAsia="zh-CN"/>
        </w:rPr>
      </w:pPr>
      <w:r>
        <w:rPr>
          <w:rFonts w:hint="eastAsia"/>
          <w:color w:val="000000"/>
          <w:sz w:val="21"/>
          <w:szCs w:val="21"/>
          <w:lang w:eastAsia="zh-CN"/>
        </w:rPr>
        <w:t>参照功能说明.</w:t>
      </w:r>
    </w:p>
    <w:p>
      <w:pPr>
        <w:pStyle w:val="5"/>
        <w:spacing w:after="156"/>
        <w:rPr>
          <w:color w:val="000000"/>
          <w:lang w:eastAsia="zh-CN"/>
        </w:rPr>
      </w:pPr>
      <w:r>
        <w:rPr>
          <w:rFonts w:hint="eastAsia"/>
          <w:color w:val="000000"/>
          <w:lang w:eastAsia="zh-CN"/>
        </w:rPr>
        <w:t>输入输出文件格式及模板</w:t>
      </w:r>
    </w:p>
    <w:p>
      <w:pPr>
        <w:spacing w:after="156" w:line="360" w:lineRule="auto"/>
        <w:rPr>
          <w:color w:val="000000"/>
          <w:sz w:val="21"/>
          <w:szCs w:val="21"/>
          <w:lang w:eastAsia="zh-CN"/>
        </w:rPr>
      </w:pPr>
      <w:r>
        <w:rPr>
          <w:rFonts w:hint="eastAsia"/>
          <w:color w:val="000000"/>
          <w:sz w:val="21"/>
          <w:szCs w:val="21"/>
          <w:lang w:eastAsia="zh-CN"/>
        </w:rPr>
        <w:t>【说明】导入文件或出具的报表等.</w:t>
      </w:r>
    </w:p>
    <w:p>
      <w:pPr>
        <w:pStyle w:val="5"/>
        <w:spacing w:after="156"/>
      </w:pPr>
      <w:r>
        <w:rPr>
          <w:rFonts w:hint="eastAsia"/>
        </w:rPr>
        <w:t>其它特殊处理和控制</w:t>
      </w:r>
    </w:p>
    <w:p>
      <w:pPr>
        <w:spacing w:after="156" w:line="360" w:lineRule="auto"/>
        <w:ind w:firstLine="420"/>
        <w:rPr>
          <w:color w:val="000000"/>
          <w:sz w:val="21"/>
          <w:szCs w:val="21"/>
          <w:lang w:eastAsia="zh-CN"/>
        </w:rPr>
      </w:pPr>
      <w:r>
        <w:rPr>
          <w:rFonts w:hint="eastAsia"/>
          <w:color w:val="000000"/>
          <w:sz w:val="21"/>
          <w:szCs w:val="21"/>
          <w:lang w:eastAsia="zh-CN"/>
        </w:rPr>
        <w:t>【说明】列示本功能特殊处理和控制.</w:t>
      </w:r>
    </w:p>
    <w:p>
      <w:pPr>
        <w:pStyle w:val="5"/>
        <w:spacing w:after="156"/>
        <w:rPr>
          <w:lang w:eastAsia="zh-CN"/>
        </w:rPr>
      </w:pPr>
    </w:p>
    <w:p>
      <w:pPr>
        <w:pStyle w:val="4"/>
        <w:spacing w:after="156"/>
      </w:pPr>
      <w:bookmarkStart w:id="225" w:name="_Toc409427539"/>
      <w:r>
        <w:rPr>
          <w:rFonts w:hint="eastAsia"/>
        </w:rPr>
        <w:t>功能点：季报-集合计划账户管理报告(份额)(QZH02)</w:t>
      </w:r>
      <w:bookmarkEnd w:id="225"/>
    </w:p>
    <w:p>
      <w:pPr>
        <w:pStyle w:val="5"/>
        <w:spacing w:after="156"/>
        <w:rPr>
          <w:lang w:eastAsia="zh-CN"/>
        </w:rPr>
      </w:pPr>
      <w:r>
        <w:rPr>
          <w:rFonts w:hint="eastAsia"/>
          <w:lang w:eastAsia="zh-CN"/>
        </w:rPr>
        <w:t>功能说明</w:t>
      </w:r>
    </w:p>
    <w:p>
      <w:pPr>
        <w:ind w:left="390"/>
        <w:rPr>
          <w:color w:val="000000"/>
          <w:lang w:eastAsia="zh-CN"/>
        </w:rPr>
      </w:pPr>
      <w:r>
        <w:rPr>
          <w:color w:val="000000"/>
          <w:lang w:eastAsia="zh-CN"/>
        </w:rPr>
        <w:t>1 当付费周期为1个月和1个季度时，</w:t>
      </w:r>
      <w:r>
        <w:rPr>
          <w:rFonts w:hint="eastAsia"/>
          <w:color w:val="000000"/>
          <w:lang w:eastAsia="zh-CN"/>
        </w:rPr>
        <w:t>对本季度的</w:t>
      </w:r>
      <w:r>
        <w:rPr>
          <w:color w:val="000000"/>
          <w:lang w:eastAsia="zh-CN"/>
        </w:rPr>
        <w:t>账管费正常统计；</w:t>
      </w:r>
      <w:r>
        <w:rPr>
          <w:color w:val="000000"/>
          <w:lang w:eastAsia="zh-CN"/>
        </w:rPr>
        <w:br w:type="textWrapping"/>
      </w:r>
      <w:r>
        <w:rPr>
          <w:color w:val="000000"/>
          <w:lang w:eastAsia="zh-CN"/>
        </w:rPr>
        <w:t>2 当付费周期为6月或者1个半年时，则只能在第二季度和第四季度正常统计</w:t>
      </w:r>
      <w:r>
        <w:rPr>
          <w:rFonts w:hint="eastAsia"/>
          <w:color w:val="000000"/>
          <w:lang w:eastAsia="zh-CN"/>
        </w:rPr>
        <w:t>二季度或者四季度的</w:t>
      </w:r>
      <w:r>
        <w:rPr>
          <w:color w:val="000000"/>
          <w:lang w:eastAsia="zh-CN"/>
        </w:rPr>
        <w:t>账管费；</w:t>
      </w:r>
      <w:r>
        <w:rPr>
          <w:color w:val="000000"/>
          <w:lang w:eastAsia="zh-CN"/>
        </w:rPr>
        <w:br w:type="textWrapping"/>
      </w:r>
      <w:r>
        <w:rPr>
          <w:color w:val="000000"/>
          <w:lang w:eastAsia="zh-CN"/>
        </w:rPr>
        <w:t>3 当付费周期为1年时，则在第四季度正常统计</w:t>
      </w:r>
      <w:r>
        <w:rPr>
          <w:rFonts w:hint="eastAsia"/>
          <w:color w:val="000000"/>
          <w:lang w:eastAsia="zh-CN"/>
        </w:rPr>
        <w:t>本年的</w:t>
      </w:r>
      <w:r>
        <w:rPr>
          <w:color w:val="000000"/>
          <w:lang w:eastAsia="zh-CN"/>
        </w:rPr>
        <w:t>账管费；</w:t>
      </w:r>
      <w:r>
        <w:rPr>
          <w:color w:val="000000"/>
          <w:lang w:eastAsia="zh-CN"/>
        </w:rPr>
        <w:br w:type="textWrapping"/>
      </w:r>
      <w:r>
        <w:rPr>
          <w:color w:val="000000"/>
          <w:lang w:eastAsia="zh-CN"/>
        </w:rPr>
        <w:t>其他情况下账管费用统计值为0</w:t>
      </w:r>
      <w:r>
        <w:rPr>
          <w:rFonts w:hint="eastAsia"/>
          <w:color w:val="000000"/>
          <w:lang w:eastAsia="zh-CN"/>
        </w:rPr>
        <w:t>。</w:t>
      </w:r>
    </w:p>
    <w:p>
      <w:pPr>
        <w:pStyle w:val="5"/>
        <w:spacing w:after="156"/>
      </w:pPr>
      <w:r>
        <w:rPr>
          <w:rFonts w:hint="eastAsia"/>
          <w:lang w:eastAsia="zh-CN"/>
        </w:rPr>
        <w:t>菜单路径\用户</w:t>
      </w:r>
    </w:p>
    <w:p>
      <w:pPr>
        <w:pStyle w:val="5"/>
        <w:spacing w:after="156"/>
      </w:pPr>
      <w:r>
        <w:rPr>
          <w:rFonts w:hint="eastAsia"/>
        </w:rPr>
        <w:t>功能界面（可选）</w:t>
      </w:r>
    </w:p>
    <w:p>
      <w:pPr>
        <w:pStyle w:val="6"/>
        <w:spacing w:after="156"/>
      </w:pPr>
      <w:r>
        <w:rPr>
          <w:rFonts w:hint="eastAsia"/>
          <w:lang w:eastAsia="zh-CN"/>
        </w:rPr>
        <w:t>维护</w:t>
      </w:r>
      <w:r>
        <w:rPr>
          <w:rFonts w:hint="eastAsia"/>
        </w:rPr>
        <w:t>界面</w:t>
      </w:r>
    </w:p>
    <w:p>
      <w:pPr>
        <w:pStyle w:val="5"/>
        <w:spacing w:after="156"/>
      </w:pPr>
      <w:r>
        <w:rPr>
          <w:rFonts w:hint="eastAsia"/>
          <w:lang w:eastAsia="zh-CN"/>
        </w:rPr>
        <w:t>后台处理</w:t>
      </w:r>
      <w:r>
        <w:rPr>
          <w:rFonts w:hint="eastAsia"/>
        </w:rPr>
        <w:t>逻辑</w:t>
      </w:r>
    </w:p>
    <w:p>
      <w:pPr>
        <w:spacing w:after="156" w:line="360" w:lineRule="auto"/>
        <w:ind w:firstLine="420"/>
        <w:rPr>
          <w:color w:val="000000"/>
          <w:sz w:val="21"/>
          <w:szCs w:val="21"/>
          <w:lang w:eastAsia="zh-CN"/>
        </w:rPr>
      </w:pPr>
      <w:r>
        <w:rPr>
          <w:rFonts w:hint="eastAsia"/>
          <w:color w:val="000000"/>
          <w:sz w:val="21"/>
          <w:szCs w:val="21"/>
          <w:lang w:eastAsia="zh-CN"/>
        </w:rPr>
        <w:t>【说明】列示本功能的处理逻辑。</w:t>
      </w:r>
    </w:p>
    <w:p>
      <w:pPr>
        <w:pStyle w:val="6"/>
        <w:spacing w:after="156"/>
      </w:pPr>
      <w:r>
        <w:rPr>
          <w:rFonts w:hint="eastAsia"/>
        </w:rPr>
        <w:t>功能流程</w:t>
      </w:r>
    </w:p>
    <w:p>
      <w:pPr>
        <w:spacing w:after="156" w:line="360" w:lineRule="auto"/>
        <w:ind w:firstLine="420"/>
        <w:rPr>
          <w:color w:val="000000"/>
          <w:sz w:val="21"/>
          <w:szCs w:val="21"/>
          <w:lang w:eastAsia="zh-CN"/>
        </w:rPr>
      </w:pPr>
      <w:r>
        <w:rPr>
          <w:rFonts w:hint="eastAsia"/>
          <w:color w:val="000000"/>
          <w:sz w:val="21"/>
          <w:szCs w:val="21"/>
          <w:lang w:eastAsia="zh-CN"/>
        </w:rPr>
        <w:t>无.</w:t>
      </w:r>
    </w:p>
    <w:p>
      <w:pPr>
        <w:pStyle w:val="6"/>
        <w:spacing w:after="156"/>
      </w:pPr>
      <w:r>
        <w:rPr>
          <w:rFonts w:hint="eastAsia"/>
        </w:rPr>
        <w:t>功能流程描述</w:t>
      </w:r>
    </w:p>
    <w:p>
      <w:pPr>
        <w:spacing w:after="156" w:line="360" w:lineRule="auto"/>
        <w:ind w:firstLine="420"/>
        <w:rPr>
          <w:color w:val="000000"/>
          <w:sz w:val="21"/>
          <w:szCs w:val="21"/>
          <w:lang w:eastAsia="zh-CN"/>
        </w:rPr>
      </w:pPr>
      <w:r>
        <w:rPr>
          <w:rFonts w:hint="eastAsia"/>
          <w:color w:val="000000"/>
          <w:sz w:val="21"/>
          <w:szCs w:val="21"/>
          <w:lang w:eastAsia="zh-CN"/>
        </w:rPr>
        <w:t>参照功能说明.</w:t>
      </w:r>
    </w:p>
    <w:p>
      <w:pPr>
        <w:pStyle w:val="5"/>
        <w:spacing w:after="156"/>
        <w:rPr>
          <w:color w:val="000000"/>
          <w:lang w:eastAsia="zh-CN"/>
        </w:rPr>
      </w:pPr>
      <w:r>
        <w:rPr>
          <w:rFonts w:hint="eastAsia"/>
          <w:color w:val="000000"/>
          <w:lang w:eastAsia="zh-CN"/>
        </w:rPr>
        <w:t>输入输出文件格式及模板</w:t>
      </w:r>
    </w:p>
    <w:p>
      <w:pPr>
        <w:spacing w:after="156" w:line="360" w:lineRule="auto"/>
        <w:rPr>
          <w:color w:val="000000"/>
          <w:sz w:val="21"/>
          <w:szCs w:val="21"/>
          <w:lang w:eastAsia="zh-CN"/>
        </w:rPr>
      </w:pPr>
      <w:r>
        <w:rPr>
          <w:rFonts w:hint="eastAsia"/>
          <w:color w:val="000000"/>
          <w:sz w:val="21"/>
          <w:szCs w:val="21"/>
          <w:lang w:eastAsia="zh-CN"/>
        </w:rPr>
        <w:t>【说明】导入文件或出具的报表等.</w:t>
      </w:r>
    </w:p>
    <w:p>
      <w:pPr>
        <w:pStyle w:val="5"/>
        <w:spacing w:after="156"/>
      </w:pPr>
      <w:r>
        <w:rPr>
          <w:rFonts w:hint="eastAsia"/>
        </w:rPr>
        <w:t>其它特殊处理和控制</w:t>
      </w:r>
    </w:p>
    <w:p>
      <w:pPr>
        <w:spacing w:after="156" w:line="360" w:lineRule="auto"/>
        <w:ind w:firstLine="420"/>
        <w:rPr>
          <w:color w:val="000000"/>
          <w:sz w:val="21"/>
          <w:szCs w:val="21"/>
          <w:lang w:eastAsia="zh-CN"/>
        </w:rPr>
      </w:pPr>
      <w:r>
        <w:rPr>
          <w:rFonts w:hint="eastAsia"/>
          <w:color w:val="000000"/>
          <w:sz w:val="21"/>
          <w:szCs w:val="21"/>
          <w:lang w:eastAsia="zh-CN"/>
        </w:rPr>
        <w:t>【说明】列示本功能特殊处理和控制.</w:t>
      </w:r>
    </w:p>
    <w:p>
      <w:pPr>
        <w:pStyle w:val="5"/>
        <w:spacing w:after="156"/>
        <w:rPr>
          <w:lang w:eastAsia="zh-CN"/>
        </w:rPr>
      </w:pPr>
    </w:p>
    <w:p>
      <w:pPr>
        <w:pStyle w:val="4"/>
        <w:spacing w:after="156"/>
      </w:pPr>
      <w:bookmarkStart w:id="226" w:name="_Toc409427540"/>
      <w:r>
        <w:rPr>
          <w:rFonts w:hint="eastAsia"/>
        </w:rPr>
        <w:t>功能点：季报-集合计划之企业计划账户管理报告(份额)(QZH03)</w:t>
      </w:r>
      <w:bookmarkEnd w:id="226"/>
    </w:p>
    <w:p>
      <w:pPr>
        <w:pStyle w:val="5"/>
        <w:spacing w:after="156"/>
        <w:rPr>
          <w:lang w:eastAsia="zh-CN"/>
        </w:rPr>
      </w:pPr>
      <w:r>
        <w:rPr>
          <w:rFonts w:hint="eastAsia"/>
          <w:lang w:eastAsia="zh-CN"/>
        </w:rPr>
        <w:t>功能说明</w:t>
      </w:r>
    </w:p>
    <w:p>
      <w:pPr>
        <w:ind w:left="390"/>
        <w:rPr>
          <w:color w:val="000000"/>
          <w:lang w:eastAsia="zh-CN"/>
        </w:rPr>
      </w:pPr>
      <w:r>
        <w:rPr>
          <w:color w:val="000000"/>
          <w:lang w:eastAsia="zh-CN"/>
        </w:rPr>
        <w:t>1 当付费周期为1个月和1个季度时，</w:t>
      </w:r>
      <w:r>
        <w:rPr>
          <w:rFonts w:hint="eastAsia"/>
          <w:color w:val="000000"/>
          <w:lang w:eastAsia="zh-CN"/>
        </w:rPr>
        <w:t>对本季度的</w:t>
      </w:r>
      <w:r>
        <w:rPr>
          <w:color w:val="000000"/>
          <w:lang w:eastAsia="zh-CN"/>
        </w:rPr>
        <w:t>账管费正常统计；</w:t>
      </w:r>
      <w:r>
        <w:rPr>
          <w:color w:val="000000"/>
          <w:lang w:eastAsia="zh-CN"/>
        </w:rPr>
        <w:br w:type="textWrapping"/>
      </w:r>
      <w:r>
        <w:rPr>
          <w:color w:val="000000"/>
          <w:lang w:eastAsia="zh-CN"/>
        </w:rPr>
        <w:t>2 当付费周期为6月或者1个半年时，则只能在第二季度和第四季度正常统计</w:t>
      </w:r>
      <w:r>
        <w:rPr>
          <w:rFonts w:hint="eastAsia"/>
          <w:color w:val="000000"/>
          <w:lang w:eastAsia="zh-CN"/>
        </w:rPr>
        <w:t>二季度或者四季度的</w:t>
      </w:r>
      <w:r>
        <w:rPr>
          <w:color w:val="000000"/>
          <w:lang w:eastAsia="zh-CN"/>
        </w:rPr>
        <w:t>账管费；</w:t>
      </w:r>
      <w:r>
        <w:rPr>
          <w:color w:val="000000"/>
          <w:lang w:eastAsia="zh-CN"/>
        </w:rPr>
        <w:br w:type="textWrapping"/>
      </w:r>
      <w:r>
        <w:rPr>
          <w:color w:val="000000"/>
          <w:lang w:eastAsia="zh-CN"/>
        </w:rPr>
        <w:t>3 当付费周期为1年时，则在第四季度正常统计</w:t>
      </w:r>
      <w:r>
        <w:rPr>
          <w:rFonts w:hint="eastAsia"/>
          <w:color w:val="000000"/>
          <w:lang w:eastAsia="zh-CN"/>
        </w:rPr>
        <w:t>本年的</w:t>
      </w:r>
      <w:r>
        <w:rPr>
          <w:color w:val="000000"/>
          <w:lang w:eastAsia="zh-CN"/>
        </w:rPr>
        <w:t>账管费；</w:t>
      </w:r>
      <w:r>
        <w:rPr>
          <w:color w:val="000000"/>
          <w:lang w:eastAsia="zh-CN"/>
        </w:rPr>
        <w:br w:type="textWrapping"/>
      </w:r>
      <w:r>
        <w:rPr>
          <w:color w:val="000000"/>
          <w:lang w:eastAsia="zh-CN"/>
        </w:rPr>
        <w:t>其他情况下账管费用统计值为0</w:t>
      </w:r>
      <w:r>
        <w:rPr>
          <w:rFonts w:hint="eastAsia"/>
          <w:color w:val="000000"/>
          <w:lang w:eastAsia="zh-CN"/>
        </w:rPr>
        <w:t>。</w:t>
      </w:r>
    </w:p>
    <w:p>
      <w:pPr>
        <w:pStyle w:val="5"/>
        <w:spacing w:after="156"/>
      </w:pPr>
      <w:r>
        <w:rPr>
          <w:rFonts w:hint="eastAsia"/>
          <w:lang w:eastAsia="zh-CN"/>
        </w:rPr>
        <w:t>菜单路径\用户</w:t>
      </w:r>
    </w:p>
    <w:p>
      <w:pPr>
        <w:pStyle w:val="5"/>
        <w:spacing w:after="156"/>
      </w:pPr>
      <w:r>
        <w:rPr>
          <w:rFonts w:hint="eastAsia"/>
        </w:rPr>
        <w:t>功能界面（可选）</w:t>
      </w:r>
    </w:p>
    <w:p>
      <w:pPr>
        <w:pStyle w:val="6"/>
        <w:spacing w:after="156"/>
      </w:pPr>
      <w:r>
        <w:rPr>
          <w:rFonts w:hint="eastAsia"/>
          <w:lang w:eastAsia="zh-CN"/>
        </w:rPr>
        <w:t>维护</w:t>
      </w:r>
      <w:r>
        <w:rPr>
          <w:rFonts w:hint="eastAsia"/>
        </w:rPr>
        <w:t>界面</w:t>
      </w:r>
    </w:p>
    <w:p>
      <w:pPr>
        <w:pStyle w:val="5"/>
        <w:spacing w:after="156"/>
      </w:pPr>
      <w:r>
        <w:rPr>
          <w:rFonts w:hint="eastAsia"/>
          <w:lang w:eastAsia="zh-CN"/>
        </w:rPr>
        <w:t>后台处理</w:t>
      </w:r>
      <w:r>
        <w:rPr>
          <w:rFonts w:hint="eastAsia"/>
        </w:rPr>
        <w:t>逻辑</w:t>
      </w:r>
    </w:p>
    <w:p>
      <w:pPr>
        <w:spacing w:after="156" w:line="360" w:lineRule="auto"/>
        <w:ind w:firstLine="420"/>
        <w:rPr>
          <w:color w:val="000000"/>
          <w:sz w:val="21"/>
          <w:szCs w:val="21"/>
          <w:lang w:eastAsia="zh-CN"/>
        </w:rPr>
      </w:pPr>
      <w:r>
        <w:rPr>
          <w:rFonts w:hint="eastAsia"/>
          <w:color w:val="000000"/>
          <w:sz w:val="21"/>
          <w:szCs w:val="21"/>
          <w:lang w:eastAsia="zh-CN"/>
        </w:rPr>
        <w:t>【说明】列示本功能的处理逻辑。</w:t>
      </w:r>
    </w:p>
    <w:p>
      <w:pPr>
        <w:pStyle w:val="6"/>
        <w:spacing w:after="156"/>
      </w:pPr>
      <w:r>
        <w:rPr>
          <w:rFonts w:hint="eastAsia"/>
        </w:rPr>
        <w:t>功能流程</w:t>
      </w:r>
    </w:p>
    <w:p>
      <w:pPr>
        <w:spacing w:after="156" w:line="360" w:lineRule="auto"/>
        <w:ind w:firstLine="420"/>
        <w:rPr>
          <w:color w:val="000000"/>
          <w:sz w:val="21"/>
          <w:szCs w:val="21"/>
          <w:lang w:eastAsia="zh-CN"/>
        </w:rPr>
      </w:pPr>
      <w:r>
        <w:rPr>
          <w:rFonts w:hint="eastAsia"/>
          <w:color w:val="000000"/>
          <w:sz w:val="21"/>
          <w:szCs w:val="21"/>
          <w:lang w:eastAsia="zh-CN"/>
        </w:rPr>
        <w:t>无.</w:t>
      </w:r>
    </w:p>
    <w:p>
      <w:pPr>
        <w:pStyle w:val="6"/>
        <w:spacing w:after="156"/>
      </w:pPr>
      <w:r>
        <w:rPr>
          <w:rFonts w:hint="eastAsia"/>
        </w:rPr>
        <w:t>功能流程描述</w:t>
      </w:r>
    </w:p>
    <w:p>
      <w:pPr>
        <w:spacing w:after="156" w:line="360" w:lineRule="auto"/>
        <w:ind w:firstLine="420"/>
        <w:rPr>
          <w:color w:val="000000"/>
          <w:sz w:val="21"/>
          <w:szCs w:val="21"/>
          <w:lang w:eastAsia="zh-CN"/>
        </w:rPr>
      </w:pPr>
      <w:r>
        <w:rPr>
          <w:rFonts w:hint="eastAsia"/>
          <w:color w:val="000000"/>
          <w:sz w:val="21"/>
          <w:szCs w:val="21"/>
          <w:lang w:eastAsia="zh-CN"/>
        </w:rPr>
        <w:t>参照功能说明.</w:t>
      </w:r>
    </w:p>
    <w:p>
      <w:pPr>
        <w:pStyle w:val="5"/>
        <w:spacing w:after="156"/>
        <w:rPr>
          <w:color w:val="000000"/>
          <w:lang w:eastAsia="zh-CN"/>
        </w:rPr>
      </w:pPr>
      <w:r>
        <w:rPr>
          <w:rFonts w:hint="eastAsia"/>
          <w:color w:val="000000"/>
          <w:lang w:eastAsia="zh-CN"/>
        </w:rPr>
        <w:t>输入输出文件格式及模板</w:t>
      </w:r>
    </w:p>
    <w:p>
      <w:pPr>
        <w:spacing w:after="156" w:line="360" w:lineRule="auto"/>
        <w:rPr>
          <w:color w:val="000000"/>
          <w:sz w:val="21"/>
          <w:szCs w:val="21"/>
          <w:lang w:eastAsia="zh-CN"/>
        </w:rPr>
      </w:pPr>
      <w:r>
        <w:rPr>
          <w:rFonts w:hint="eastAsia"/>
          <w:color w:val="000000"/>
          <w:sz w:val="21"/>
          <w:szCs w:val="21"/>
          <w:lang w:eastAsia="zh-CN"/>
        </w:rPr>
        <w:t>【说明】导入文件或出具的报表等.</w:t>
      </w:r>
    </w:p>
    <w:p>
      <w:pPr>
        <w:pStyle w:val="5"/>
        <w:spacing w:after="156"/>
      </w:pPr>
      <w:r>
        <w:rPr>
          <w:rFonts w:hint="eastAsia"/>
        </w:rPr>
        <w:t>其它特殊处理和控制</w:t>
      </w:r>
    </w:p>
    <w:p>
      <w:pPr>
        <w:spacing w:after="156" w:line="360" w:lineRule="auto"/>
        <w:ind w:firstLine="420"/>
        <w:rPr>
          <w:color w:val="000000"/>
          <w:sz w:val="21"/>
          <w:szCs w:val="21"/>
          <w:lang w:eastAsia="zh-CN"/>
        </w:rPr>
      </w:pPr>
      <w:r>
        <w:rPr>
          <w:rFonts w:hint="eastAsia"/>
          <w:color w:val="000000"/>
          <w:sz w:val="21"/>
          <w:szCs w:val="21"/>
          <w:lang w:eastAsia="zh-CN"/>
        </w:rPr>
        <w:t>【说明】列示本功能特殊处理和控制.</w:t>
      </w:r>
    </w:p>
    <w:p>
      <w:pPr>
        <w:pStyle w:val="5"/>
        <w:spacing w:after="156"/>
        <w:rPr>
          <w:lang w:eastAsia="zh-CN"/>
        </w:rPr>
      </w:pPr>
    </w:p>
    <w:p>
      <w:pPr>
        <w:pStyle w:val="4"/>
        <w:spacing w:after="156"/>
      </w:pPr>
      <w:bookmarkStart w:id="227" w:name="_Toc409427541"/>
      <w:r>
        <w:rPr>
          <w:rFonts w:hint="eastAsia"/>
        </w:rPr>
        <w:t>功能点：季报-集合计划之保留计划账户管理报告(份额)(QZH04)</w:t>
      </w:r>
      <w:bookmarkEnd w:id="227"/>
    </w:p>
    <w:p>
      <w:pPr>
        <w:pStyle w:val="5"/>
        <w:spacing w:after="156"/>
        <w:rPr>
          <w:lang w:eastAsia="zh-CN"/>
        </w:rPr>
      </w:pPr>
      <w:r>
        <w:rPr>
          <w:rFonts w:hint="eastAsia"/>
          <w:lang w:eastAsia="zh-CN"/>
        </w:rPr>
        <w:t>功能说明</w:t>
      </w:r>
    </w:p>
    <w:p>
      <w:pPr>
        <w:ind w:left="390"/>
        <w:rPr>
          <w:color w:val="000000"/>
          <w:lang w:eastAsia="zh-CN"/>
        </w:rPr>
      </w:pPr>
      <w:r>
        <w:rPr>
          <w:color w:val="000000"/>
          <w:lang w:eastAsia="zh-CN"/>
        </w:rPr>
        <w:t>1 当付费周期为1个月和1个季度时，</w:t>
      </w:r>
      <w:r>
        <w:rPr>
          <w:rFonts w:hint="eastAsia"/>
          <w:color w:val="000000"/>
          <w:lang w:eastAsia="zh-CN"/>
        </w:rPr>
        <w:t>对本季度的</w:t>
      </w:r>
      <w:r>
        <w:rPr>
          <w:color w:val="000000"/>
          <w:lang w:eastAsia="zh-CN"/>
        </w:rPr>
        <w:t>账管费正常统计；</w:t>
      </w:r>
      <w:r>
        <w:rPr>
          <w:color w:val="000000"/>
          <w:lang w:eastAsia="zh-CN"/>
        </w:rPr>
        <w:br w:type="textWrapping"/>
      </w:r>
      <w:r>
        <w:rPr>
          <w:color w:val="000000"/>
          <w:lang w:eastAsia="zh-CN"/>
        </w:rPr>
        <w:t>2 当付费周期为6月或者1个半年时，则只能在第二季度和第四季度正常统计</w:t>
      </w:r>
      <w:r>
        <w:rPr>
          <w:rFonts w:hint="eastAsia"/>
          <w:color w:val="000000"/>
          <w:lang w:eastAsia="zh-CN"/>
        </w:rPr>
        <w:t>二季度或者四季度的</w:t>
      </w:r>
      <w:r>
        <w:rPr>
          <w:color w:val="000000"/>
          <w:lang w:eastAsia="zh-CN"/>
        </w:rPr>
        <w:t>账管费；</w:t>
      </w:r>
      <w:r>
        <w:rPr>
          <w:color w:val="000000"/>
          <w:lang w:eastAsia="zh-CN"/>
        </w:rPr>
        <w:br w:type="textWrapping"/>
      </w:r>
      <w:r>
        <w:rPr>
          <w:color w:val="000000"/>
          <w:lang w:eastAsia="zh-CN"/>
        </w:rPr>
        <w:t>3 当付费周期为1年时，则在第四季度正常统计</w:t>
      </w:r>
      <w:r>
        <w:rPr>
          <w:rFonts w:hint="eastAsia"/>
          <w:color w:val="000000"/>
          <w:lang w:eastAsia="zh-CN"/>
        </w:rPr>
        <w:t>本年的</w:t>
      </w:r>
      <w:r>
        <w:rPr>
          <w:color w:val="000000"/>
          <w:lang w:eastAsia="zh-CN"/>
        </w:rPr>
        <w:t>账管费；</w:t>
      </w:r>
      <w:r>
        <w:rPr>
          <w:color w:val="000000"/>
          <w:lang w:eastAsia="zh-CN"/>
        </w:rPr>
        <w:br w:type="textWrapping"/>
      </w:r>
      <w:r>
        <w:rPr>
          <w:color w:val="000000"/>
          <w:lang w:eastAsia="zh-CN"/>
        </w:rPr>
        <w:t>其他情况下账管费用统计值为0</w:t>
      </w:r>
      <w:r>
        <w:rPr>
          <w:rFonts w:hint="eastAsia"/>
          <w:color w:val="000000"/>
          <w:lang w:eastAsia="zh-CN"/>
        </w:rPr>
        <w:t>。</w:t>
      </w:r>
    </w:p>
    <w:p>
      <w:pPr>
        <w:rPr>
          <w:lang w:eastAsia="zh-CN"/>
        </w:rPr>
      </w:pPr>
    </w:p>
    <w:p>
      <w:pPr>
        <w:pStyle w:val="5"/>
        <w:spacing w:after="156"/>
      </w:pPr>
      <w:r>
        <w:rPr>
          <w:rFonts w:hint="eastAsia"/>
          <w:lang w:eastAsia="zh-CN"/>
        </w:rPr>
        <w:t>菜单路径\用户</w:t>
      </w:r>
    </w:p>
    <w:p>
      <w:pPr>
        <w:pStyle w:val="5"/>
        <w:spacing w:after="156"/>
      </w:pPr>
      <w:r>
        <w:rPr>
          <w:rFonts w:hint="eastAsia"/>
        </w:rPr>
        <w:t>功能界面（可选）</w:t>
      </w:r>
    </w:p>
    <w:p>
      <w:pPr>
        <w:pStyle w:val="6"/>
        <w:spacing w:after="156"/>
      </w:pPr>
      <w:r>
        <w:rPr>
          <w:rFonts w:hint="eastAsia"/>
          <w:lang w:eastAsia="zh-CN"/>
        </w:rPr>
        <w:t>维护</w:t>
      </w:r>
      <w:r>
        <w:rPr>
          <w:rFonts w:hint="eastAsia"/>
        </w:rPr>
        <w:t>界面</w:t>
      </w:r>
    </w:p>
    <w:p>
      <w:pPr>
        <w:pStyle w:val="5"/>
        <w:spacing w:after="156"/>
      </w:pPr>
      <w:r>
        <w:rPr>
          <w:rFonts w:hint="eastAsia"/>
          <w:lang w:eastAsia="zh-CN"/>
        </w:rPr>
        <w:t>后台处理</w:t>
      </w:r>
      <w:r>
        <w:rPr>
          <w:rFonts w:hint="eastAsia"/>
        </w:rPr>
        <w:t>逻辑</w:t>
      </w:r>
    </w:p>
    <w:p>
      <w:pPr>
        <w:spacing w:after="156" w:line="360" w:lineRule="auto"/>
        <w:ind w:firstLine="420"/>
        <w:rPr>
          <w:color w:val="000000"/>
          <w:sz w:val="21"/>
          <w:szCs w:val="21"/>
          <w:lang w:eastAsia="zh-CN"/>
        </w:rPr>
      </w:pPr>
      <w:r>
        <w:rPr>
          <w:rFonts w:hint="eastAsia"/>
          <w:color w:val="000000"/>
          <w:sz w:val="21"/>
          <w:szCs w:val="21"/>
          <w:lang w:eastAsia="zh-CN"/>
        </w:rPr>
        <w:t>【说明】列示本功能的处理逻辑。</w:t>
      </w:r>
    </w:p>
    <w:p>
      <w:pPr>
        <w:pStyle w:val="6"/>
        <w:spacing w:after="156"/>
      </w:pPr>
      <w:r>
        <w:rPr>
          <w:rFonts w:hint="eastAsia"/>
        </w:rPr>
        <w:t>功能流程</w:t>
      </w:r>
    </w:p>
    <w:p>
      <w:pPr>
        <w:spacing w:after="156" w:line="360" w:lineRule="auto"/>
        <w:ind w:firstLine="420"/>
        <w:rPr>
          <w:color w:val="000000"/>
          <w:sz w:val="21"/>
          <w:szCs w:val="21"/>
          <w:lang w:eastAsia="zh-CN"/>
        </w:rPr>
      </w:pPr>
      <w:r>
        <w:rPr>
          <w:rFonts w:hint="eastAsia"/>
          <w:color w:val="000000"/>
          <w:sz w:val="21"/>
          <w:szCs w:val="21"/>
          <w:lang w:eastAsia="zh-CN"/>
        </w:rPr>
        <w:t>无.</w:t>
      </w:r>
    </w:p>
    <w:p>
      <w:pPr>
        <w:pStyle w:val="6"/>
        <w:spacing w:after="156"/>
      </w:pPr>
      <w:r>
        <w:rPr>
          <w:rFonts w:hint="eastAsia"/>
        </w:rPr>
        <w:t>功能流程描述</w:t>
      </w:r>
    </w:p>
    <w:p>
      <w:pPr>
        <w:spacing w:after="156" w:line="360" w:lineRule="auto"/>
        <w:ind w:firstLine="420"/>
        <w:rPr>
          <w:color w:val="000000"/>
          <w:sz w:val="21"/>
          <w:szCs w:val="21"/>
          <w:lang w:eastAsia="zh-CN"/>
        </w:rPr>
      </w:pPr>
      <w:r>
        <w:rPr>
          <w:rFonts w:hint="eastAsia"/>
          <w:color w:val="000000"/>
          <w:sz w:val="21"/>
          <w:szCs w:val="21"/>
          <w:lang w:eastAsia="zh-CN"/>
        </w:rPr>
        <w:t>参照功能说明.</w:t>
      </w:r>
    </w:p>
    <w:p>
      <w:pPr>
        <w:pStyle w:val="5"/>
        <w:spacing w:after="156"/>
        <w:rPr>
          <w:color w:val="000000"/>
          <w:lang w:eastAsia="zh-CN"/>
        </w:rPr>
      </w:pPr>
      <w:r>
        <w:rPr>
          <w:rFonts w:hint="eastAsia"/>
          <w:color w:val="000000"/>
          <w:lang w:eastAsia="zh-CN"/>
        </w:rPr>
        <w:t>输入输出文件格式及模板</w:t>
      </w:r>
    </w:p>
    <w:p>
      <w:pPr>
        <w:spacing w:after="156" w:line="360" w:lineRule="auto"/>
        <w:rPr>
          <w:color w:val="000000"/>
          <w:sz w:val="21"/>
          <w:szCs w:val="21"/>
          <w:lang w:eastAsia="zh-CN"/>
        </w:rPr>
      </w:pPr>
      <w:r>
        <w:rPr>
          <w:rFonts w:hint="eastAsia"/>
          <w:color w:val="000000"/>
          <w:sz w:val="21"/>
          <w:szCs w:val="21"/>
          <w:lang w:eastAsia="zh-CN"/>
        </w:rPr>
        <w:t>【说明】导入文件或出具的报表等.</w:t>
      </w:r>
    </w:p>
    <w:p>
      <w:pPr>
        <w:pStyle w:val="5"/>
        <w:spacing w:after="156"/>
      </w:pPr>
      <w:r>
        <w:rPr>
          <w:rFonts w:hint="eastAsia"/>
        </w:rPr>
        <w:t>其它特殊处理和控制</w:t>
      </w:r>
    </w:p>
    <w:p>
      <w:pPr>
        <w:spacing w:after="156" w:line="360" w:lineRule="auto"/>
        <w:ind w:firstLine="420"/>
        <w:rPr>
          <w:color w:val="000000"/>
          <w:sz w:val="21"/>
          <w:szCs w:val="21"/>
          <w:lang w:eastAsia="zh-CN"/>
        </w:rPr>
      </w:pPr>
      <w:r>
        <w:rPr>
          <w:rFonts w:hint="eastAsia"/>
          <w:color w:val="000000"/>
          <w:sz w:val="21"/>
          <w:szCs w:val="21"/>
          <w:lang w:eastAsia="zh-CN"/>
        </w:rPr>
        <w:t>【说明】列示本功能特殊处理和控制.</w:t>
      </w:r>
    </w:p>
    <w:p>
      <w:pPr>
        <w:pStyle w:val="5"/>
        <w:spacing w:after="156"/>
        <w:rPr>
          <w:lang w:eastAsia="zh-CN"/>
        </w:rPr>
      </w:pPr>
    </w:p>
    <w:p>
      <w:pPr>
        <w:pStyle w:val="4"/>
        <w:spacing w:after="156"/>
      </w:pPr>
      <w:bookmarkStart w:id="228" w:name="_Toc409427542"/>
      <w:r>
        <w:rPr>
          <w:rFonts w:hint="eastAsia"/>
        </w:rPr>
        <w:t>功能点：季报-单一福利计划账户管理报告(份额)(QZH06)</w:t>
      </w:r>
      <w:bookmarkEnd w:id="228"/>
    </w:p>
    <w:p>
      <w:pPr>
        <w:pStyle w:val="5"/>
        <w:spacing w:after="156"/>
        <w:rPr>
          <w:lang w:eastAsia="zh-CN"/>
        </w:rPr>
      </w:pPr>
      <w:r>
        <w:rPr>
          <w:rFonts w:hint="eastAsia"/>
          <w:lang w:eastAsia="zh-CN"/>
        </w:rPr>
        <w:t>功能说明</w:t>
      </w:r>
    </w:p>
    <w:p>
      <w:pPr>
        <w:ind w:left="390"/>
        <w:rPr>
          <w:color w:val="000000"/>
          <w:lang w:eastAsia="zh-CN"/>
        </w:rPr>
      </w:pPr>
      <w:r>
        <w:rPr>
          <w:color w:val="000000"/>
          <w:lang w:eastAsia="zh-CN"/>
        </w:rPr>
        <w:t>1 当付费周期为1个月和1个季度时，</w:t>
      </w:r>
      <w:r>
        <w:rPr>
          <w:rFonts w:hint="eastAsia"/>
          <w:color w:val="000000"/>
          <w:lang w:eastAsia="zh-CN"/>
        </w:rPr>
        <w:t>对本季度的</w:t>
      </w:r>
      <w:r>
        <w:rPr>
          <w:color w:val="000000"/>
          <w:lang w:eastAsia="zh-CN"/>
        </w:rPr>
        <w:t>账管费正常统计；</w:t>
      </w:r>
      <w:r>
        <w:rPr>
          <w:color w:val="000000"/>
          <w:lang w:eastAsia="zh-CN"/>
        </w:rPr>
        <w:br w:type="textWrapping"/>
      </w:r>
      <w:r>
        <w:rPr>
          <w:color w:val="000000"/>
          <w:lang w:eastAsia="zh-CN"/>
        </w:rPr>
        <w:t>2 当付费周期为6月或者1个半年时，则只能在第二季度和第四季度正常统计</w:t>
      </w:r>
      <w:r>
        <w:rPr>
          <w:rFonts w:hint="eastAsia"/>
          <w:color w:val="000000"/>
          <w:lang w:eastAsia="zh-CN"/>
        </w:rPr>
        <w:t>二季度或者四季度的</w:t>
      </w:r>
      <w:r>
        <w:rPr>
          <w:color w:val="000000"/>
          <w:lang w:eastAsia="zh-CN"/>
        </w:rPr>
        <w:t>账管费；</w:t>
      </w:r>
      <w:r>
        <w:rPr>
          <w:color w:val="000000"/>
          <w:lang w:eastAsia="zh-CN"/>
        </w:rPr>
        <w:br w:type="textWrapping"/>
      </w:r>
      <w:r>
        <w:rPr>
          <w:color w:val="000000"/>
          <w:lang w:eastAsia="zh-CN"/>
        </w:rPr>
        <w:t>3 当付费周期为1年时，则在第四季度正常统计</w:t>
      </w:r>
      <w:r>
        <w:rPr>
          <w:rFonts w:hint="eastAsia"/>
          <w:color w:val="000000"/>
          <w:lang w:eastAsia="zh-CN"/>
        </w:rPr>
        <w:t>本年的</w:t>
      </w:r>
      <w:r>
        <w:rPr>
          <w:color w:val="000000"/>
          <w:lang w:eastAsia="zh-CN"/>
        </w:rPr>
        <w:t>账管费；</w:t>
      </w:r>
      <w:r>
        <w:rPr>
          <w:color w:val="000000"/>
          <w:lang w:eastAsia="zh-CN"/>
        </w:rPr>
        <w:br w:type="textWrapping"/>
      </w:r>
      <w:r>
        <w:rPr>
          <w:color w:val="000000"/>
          <w:lang w:eastAsia="zh-CN"/>
        </w:rPr>
        <w:t>其他情况下账管费用统计值为0</w:t>
      </w:r>
      <w:r>
        <w:rPr>
          <w:rFonts w:hint="eastAsia"/>
          <w:color w:val="000000"/>
          <w:lang w:eastAsia="zh-CN"/>
        </w:rPr>
        <w:t>。</w:t>
      </w:r>
    </w:p>
    <w:p>
      <w:pPr>
        <w:pStyle w:val="5"/>
        <w:spacing w:after="156"/>
      </w:pPr>
      <w:r>
        <w:rPr>
          <w:rFonts w:hint="eastAsia"/>
          <w:lang w:eastAsia="zh-CN"/>
        </w:rPr>
        <w:t>菜单路径\用户</w:t>
      </w:r>
    </w:p>
    <w:p>
      <w:pPr>
        <w:pStyle w:val="5"/>
        <w:spacing w:after="156"/>
      </w:pPr>
      <w:r>
        <w:rPr>
          <w:rFonts w:hint="eastAsia"/>
        </w:rPr>
        <w:t>功能界面（可选）</w:t>
      </w:r>
    </w:p>
    <w:p>
      <w:pPr>
        <w:pStyle w:val="6"/>
        <w:spacing w:after="156"/>
      </w:pPr>
      <w:r>
        <w:rPr>
          <w:rFonts w:hint="eastAsia"/>
          <w:lang w:eastAsia="zh-CN"/>
        </w:rPr>
        <w:t>维护</w:t>
      </w:r>
      <w:r>
        <w:rPr>
          <w:rFonts w:hint="eastAsia"/>
        </w:rPr>
        <w:t>界面</w:t>
      </w:r>
    </w:p>
    <w:p>
      <w:pPr>
        <w:pStyle w:val="5"/>
        <w:spacing w:after="156"/>
      </w:pPr>
      <w:r>
        <w:rPr>
          <w:rFonts w:hint="eastAsia"/>
          <w:lang w:eastAsia="zh-CN"/>
        </w:rPr>
        <w:t>后台处理</w:t>
      </w:r>
      <w:r>
        <w:rPr>
          <w:rFonts w:hint="eastAsia"/>
        </w:rPr>
        <w:t>逻辑</w:t>
      </w:r>
    </w:p>
    <w:p>
      <w:pPr>
        <w:spacing w:after="156" w:line="360" w:lineRule="auto"/>
        <w:ind w:firstLine="420"/>
        <w:rPr>
          <w:color w:val="000000"/>
          <w:sz w:val="21"/>
          <w:szCs w:val="21"/>
          <w:lang w:eastAsia="zh-CN"/>
        </w:rPr>
      </w:pPr>
      <w:r>
        <w:rPr>
          <w:rFonts w:hint="eastAsia"/>
          <w:color w:val="000000"/>
          <w:sz w:val="21"/>
          <w:szCs w:val="21"/>
          <w:lang w:eastAsia="zh-CN"/>
        </w:rPr>
        <w:t>【说明】列示本功能的处理逻辑。</w:t>
      </w:r>
    </w:p>
    <w:p>
      <w:pPr>
        <w:pStyle w:val="6"/>
        <w:spacing w:after="156"/>
      </w:pPr>
      <w:r>
        <w:rPr>
          <w:rFonts w:hint="eastAsia"/>
        </w:rPr>
        <w:t>功能流程</w:t>
      </w:r>
    </w:p>
    <w:p>
      <w:pPr>
        <w:spacing w:after="156" w:line="360" w:lineRule="auto"/>
        <w:ind w:firstLine="420"/>
        <w:rPr>
          <w:color w:val="000000"/>
          <w:sz w:val="21"/>
          <w:szCs w:val="21"/>
          <w:lang w:eastAsia="zh-CN"/>
        </w:rPr>
      </w:pPr>
      <w:r>
        <w:rPr>
          <w:rFonts w:hint="eastAsia"/>
          <w:color w:val="000000"/>
          <w:sz w:val="21"/>
          <w:szCs w:val="21"/>
          <w:lang w:eastAsia="zh-CN"/>
        </w:rPr>
        <w:t>无.</w:t>
      </w:r>
    </w:p>
    <w:p>
      <w:pPr>
        <w:pStyle w:val="6"/>
        <w:spacing w:after="156"/>
      </w:pPr>
      <w:r>
        <w:rPr>
          <w:rFonts w:hint="eastAsia"/>
        </w:rPr>
        <w:t>功能流程描述</w:t>
      </w:r>
    </w:p>
    <w:p>
      <w:pPr>
        <w:spacing w:after="156" w:line="360" w:lineRule="auto"/>
        <w:ind w:firstLine="420"/>
        <w:rPr>
          <w:color w:val="000000"/>
          <w:sz w:val="21"/>
          <w:szCs w:val="21"/>
          <w:lang w:eastAsia="zh-CN"/>
        </w:rPr>
      </w:pPr>
      <w:r>
        <w:rPr>
          <w:rFonts w:hint="eastAsia"/>
          <w:color w:val="000000"/>
          <w:sz w:val="21"/>
          <w:szCs w:val="21"/>
          <w:lang w:eastAsia="zh-CN"/>
        </w:rPr>
        <w:t>参照功能说明.</w:t>
      </w:r>
    </w:p>
    <w:p>
      <w:pPr>
        <w:pStyle w:val="5"/>
        <w:spacing w:after="156"/>
        <w:rPr>
          <w:color w:val="000000"/>
          <w:lang w:eastAsia="zh-CN"/>
        </w:rPr>
      </w:pPr>
      <w:r>
        <w:rPr>
          <w:rFonts w:hint="eastAsia"/>
          <w:color w:val="000000"/>
          <w:lang w:eastAsia="zh-CN"/>
        </w:rPr>
        <w:t>输入输出文件格式及模板</w:t>
      </w:r>
    </w:p>
    <w:p>
      <w:pPr>
        <w:spacing w:after="156" w:line="360" w:lineRule="auto"/>
        <w:rPr>
          <w:color w:val="000000"/>
          <w:sz w:val="21"/>
          <w:szCs w:val="21"/>
          <w:lang w:eastAsia="zh-CN"/>
        </w:rPr>
      </w:pPr>
      <w:r>
        <w:rPr>
          <w:rFonts w:hint="eastAsia"/>
          <w:color w:val="000000"/>
          <w:sz w:val="21"/>
          <w:szCs w:val="21"/>
          <w:lang w:eastAsia="zh-CN"/>
        </w:rPr>
        <w:t>【说明】导入文件或出具的报表等.</w:t>
      </w:r>
    </w:p>
    <w:p>
      <w:pPr>
        <w:pStyle w:val="5"/>
        <w:spacing w:after="156"/>
      </w:pPr>
      <w:r>
        <w:rPr>
          <w:rFonts w:hint="eastAsia"/>
        </w:rPr>
        <w:t>其它特殊处理和控制</w:t>
      </w:r>
    </w:p>
    <w:p>
      <w:pPr>
        <w:spacing w:after="156" w:line="360" w:lineRule="auto"/>
        <w:ind w:firstLine="420"/>
        <w:rPr>
          <w:color w:val="000000"/>
          <w:sz w:val="21"/>
          <w:szCs w:val="21"/>
          <w:lang w:eastAsia="zh-CN"/>
        </w:rPr>
      </w:pPr>
      <w:r>
        <w:rPr>
          <w:rFonts w:hint="eastAsia"/>
          <w:color w:val="000000"/>
          <w:sz w:val="21"/>
          <w:szCs w:val="21"/>
          <w:lang w:eastAsia="zh-CN"/>
        </w:rPr>
        <w:t>【说明】列示本功能特殊处理和控制.</w:t>
      </w:r>
    </w:p>
    <w:p>
      <w:pPr>
        <w:pStyle w:val="5"/>
        <w:spacing w:after="156"/>
        <w:rPr>
          <w:lang w:eastAsia="zh-CN"/>
        </w:rPr>
      </w:pPr>
    </w:p>
    <w:p>
      <w:pPr>
        <w:pStyle w:val="4"/>
        <w:spacing w:after="156"/>
      </w:pPr>
      <w:bookmarkStart w:id="229" w:name="_Toc409427543"/>
      <w:r>
        <w:rPr>
          <w:rFonts w:hint="eastAsia"/>
        </w:rPr>
        <w:t>功能点：季报-集合福利计划账户管理报告(份额)(QZH07)</w:t>
      </w:r>
      <w:bookmarkEnd w:id="229"/>
    </w:p>
    <w:p>
      <w:pPr>
        <w:pStyle w:val="5"/>
        <w:spacing w:after="156"/>
        <w:rPr>
          <w:lang w:eastAsia="zh-CN"/>
        </w:rPr>
      </w:pPr>
      <w:r>
        <w:rPr>
          <w:rFonts w:hint="eastAsia"/>
          <w:lang w:eastAsia="zh-CN"/>
        </w:rPr>
        <w:t>功能说明</w:t>
      </w:r>
    </w:p>
    <w:p>
      <w:pPr>
        <w:ind w:left="390"/>
        <w:rPr>
          <w:color w:val="000000"/>
          <w:lang w:eastAsia="zh-CN"/>
        </w:rPr>
      </w:pPr>
      <w:r>
        <w:rPr>
          <w:color w:val="000000"/>
          <w:lang w:eastAsia="zh-CN"/>
        </w:rPr>
        <w:t>1 当付费周期为1个月和1个季度时，</w:t>
      </w:r>
      <w:r>
        <w:rPr>
          <w:rFonts w:hint="eastAsia"/>
          <w:color w:val="000000"/>
          <w:lang w:eastAsia="zh-CN"/>
        </w:rPr>
        <w:t>对本季度的</w:t>
      </w:r>
      <w:r>
        <w:rPr>
          <w:color w:val="000000"/>
          <w:lang w:eastAsia="zh-CN"/>
        </w:rPr>
        <w:t>账管费正常统计；</w:t>
      </w:r>
      <w:r>
        <w:rPr>
          <w:color w:val="000000"/>
          <w:lang w:eastAsia="zh-CN"/>
        </w:rPr>
        <w:br w:type="textWrapping"/>
      </w:r>
      <w:r>
        <w:rPr>
          <w:color w:val="000000"/>
          <w:lang w:eastAsia="zh-CN"/>
        </w:rPr>
        <w:t>2 当付费周期为6月或者1个半年时，则只能在第二季度和第四季度正常统计</w:t>
      </w:r>
      <w:r>
        <w:rPr>
          <w:rFonts w:hint="eastAsia"/>
          <w:color w:val="000000"/>
          <w:lang w:eastAsia="zh-CN"/>
        </w:rPr>
        <w:t>二季度或者四季度的</w:t>
      </w:r>
      <w:r>
        <w:rPr>
          <w:color w:val="000000"/>
          <w:lang w:eastAsia="zh-CN"/>
        </w:rPr>
        <w:t>账管费；</w:t>
      </w:r>
      <w:r>
        <w:rPr>
          <w:color w:val="000000"/>
          <w:lang w:eastAsia="zh-CN"/>
        </w:rPr>
        <w:br w:type="textWrapping"/>
      </w:r>
      <w:r>
        <w:rPr>
          <w:color w:val="000000"/>
          <w:lang w:eastAsia="zh-CN"/>
        </w:rPr>
        <w:t>3 当付费周期为1年时，则在第四季度正常统计</w:t>
      </w:r>
      <w:r>
        <w:rPr>
          <w:rFonts w:hint="eastAsia"/>
          <w:color w:val="000000"/>
          <w:lang w:eastAsia="zh-CN"/>
        </w:rPr>
        <w:t>本年的</w:t>
      </w:r>
      <w:r>
        <w:rPr>
          <w:color w:val="000000"/>
          <w:lang w:eastAsia="zh-CN"/>
        </w:rPr>
        <w:t>账管费；</w:t>
      </w:r>
      <w:r>
        <w:rPr>
          <w:color w:val="000000"/>
          <w:lang w:eastAsia="zh-CN"/>
        </w:rPr>
        <w:br w:type="textWrapping"/>
      </w:r>
      <w:r>
        <w:rPr>
          <w:color w:val="000000"/>
          <w:lang w:eastAsia="zh-CN"/>
        </w:rPr>
        <w:t>其他情况下账管费用统计值为0</w:t>
      </w:r>
      <w:r>
        <w:rPr>
          <w:rFonts w:hint="eastAsia"/>
          <w:color w:val="000000"/>
          <w:lang w:eastAsia="zh-CN"/>
        </w:rPr>
        <w:t>。</w:t>
      </w:r>
    </w:p>
    <w:p>
      <w:pPr>
        <w:pStyle w:val="5"/>
        <w:spacing w:after="156"/>
      </w:pPr>
      <w:r>
        <w:rPr>
          <w:rFonts w:hint="eastAsia"/>
          <w:lang w:eastAsia="zh-CN"/>
        </w:rPr>
        <w:t>菜单路径\用户</w:t>
      </w:r>
    </w:p>
    <w:p>
      <w:pPr>
        <w:pStyle w:val="5"/>
        <w:spacing w:after="156"/>
      </w:pPr>
      <w:r>
        <w:rPr>
          <w:rFonts w:hint="eastAsia"/>
        </w:rPr>
        <w:t>功能界面（可选）</w:t>
      </w:r>
    </w:p>
    <w:p>
      <w:pPr>
        <w:pStyle w:val="6"/>
        <w:spacing w:after="156"/>
      </w:pPr>
      <w:r>
        <w:rPr>
          <w:rFonts w:hint="eastAsia"/>
          <w:lang w:eastAsia="zh-CN"/>
        </w:rPr>
        <w:t>维护</w:t>
      </w:r>
      <w:r>
        <w:rPr>
          <w:rFonts w:hint="eastAsia"/>
        </w:rPr>
        <w:t>界面</w:t>
      </w:r>
    </w:p>
    <w:p>
      <w:pPr>
        <w:pStyle w:val="5"/>
        <w:spacing w:after="156"/>
      </w:pPr>
      <w:r>
        <w:rPr>
          <w:rFonts w:hint="eastAsia"/>
          <w:lang w:eastAsia="zh-CN"/>
        </w:rPr>
        <w:t>后台处理</w:t>
      </w:r>
      <w:r>
        <w:rPr>
          <w:rFonts w:hint="eastAsia"/>
        </w:rPr>
        <w:t>逻辑</w:t>
      </w:r>
    </w:p>
    <w:p>
      <w:pPr>
        <w:spacing w:after="156" w:line="360" w:lineRule="auto"/>
        <w:ind w:firstLine="420"/>
        <w:rPr>
          <w:color w:val="000000"/>
          <w:sz w:val="21"/>
          <w:szCs w:val="21"/>
          <w:lang w:eastAsia="zh-CN"/>
        </w:rPr>
      </w:pPr>
      <w:r>
        <w:rPr>
          <w:rFonts w:hint="eastAsia"/>
          <w:color w:val="000000"/>
          <w:sz w:val="21"/>
          <w:szCs w:val="21"/>
          <w:lang w:eastAsia="zh-CN"/>
        </w:rPr>
        <w:t>【说明】列示本功能的处理逻辑。</w:t>
      </w:r>
    </w:p>
    <w:p>
      <w:pPr>
        <w:pStyle w:val="6"/>
        <w:spacing w:after="156"/>
      </w:pPr>
      <w:r>
        <w:rPr>
          <w:rFonts w:hint="eastAsia"/>
        </w:rPr>
        <w:t>功能流程</w:t>
      </w:r>
    </w:p>
    <w:p>
      <w:pPr>
        <w:spacing w:after="156" w:line="360" w:lineRule="auto"/>
        <w:ind w:firstLine="420"/>
        <w:rPr>
          <w:color w:val="000000"/>
          <w:sz w:val="21"/>
          <w:szCs w:val="21"/>
          <w:lang w:eastAsia="zh-CN"/>
        </w:rPr>
      </w:pPr>
      <w:r>
        <w:rPr>
          <w:rFonts w:hint="eastAsia"/>
          <w:color w:val="000000"/>
          <w:sz w:val="21"/>
          <w:szCs w:val="21"/>
          <w:lang w:eastAsia="zh-CN"/>
        </w:rPr>
        <w:t>无.</w:t>
      </w:r>
    </w:p>
    <w:p>
      <w:pPr>
        <w:pStyle w:val="6"/>
        <w:spacing w:after="156"/>
      </w:pPr>
      <w:r>
        <w:rPr>
          <w:rFonts w:hint="eastAsia"/>
        </w:rPr>
        <w:t>功能流程描述</w:t>
      </w:r>
    </w:p>
    <w:p>
      <w:pPr>
        <w:spacing w:after="156" w:line="360" w:lineRule="auto"/>
        <w:ind w:firstLine="420"/>
        <w:rPr>
          <w:color w:val="000000"/>
          <w:sz w:val="21"/>
          <w:szCs w:val="21"/>
          <w:lang w:eastAsia="zh-CN"/>
        </w:rPr>
      </w:pPr>
      <w:r>
        <w:rPr>
          <w:rFonts w:hint="eastAsia"/>
          <w:color w:val="000000"/>
          <w:sz w:val="21"/>
          <w:szCs w:val="21"/>
          <w:lang w:eastAsia="zh-CN"/>
        </w:rPr>
        <w:t>参照功能说明.</w:t>
      </w:r>
    </w:p>
    <w:p>
      <w:pPr>
        <w:pStyle w:val="5"/>
        <w:spacing w:after="156"/>
        <w:rPr>
          <w:color w:val="000000"/>
          <w:lang w:eastAsia="zh-CN"/>
        </w:rPr>
      </w:pPr>
      <w:r>
        <w:rPr>
          <w:rFonts w:hint="eastAsia"/>
          <w:color w:val="000000"/>
          <w:lang w:eastAsia="zh-CN"/>
        </w:rPr>
        <w:t>输入输出文件格式及模板</w:t>
      </w:r>
    </w:p>
    <w:p>
      <w:pPr>
        <w:spacing w:after="156" w:line="360" w:lineRule="auto"/>
        <w:rPr>
          <w:color w:val="000000"/>
          <w:sz w:val="21"/>
          <w:szCs w:val="21"/>
          <w:lang w:eastAsia="zh-CN"/>
        </w:rPr>
      </w:pPr>
      <w:r>
        <w:rPr>
          <w:rFonts w:hint="eastAsia"/>
          <w:color w:val="000000"/>
          <w:sz w:val="21"/>
          <w:szCs w:val="21"/>
          <w:lang w:eastAsia="zh-CN"/>
        </w:rPr>
        <w:t>【说明】导入文件或出具的报表等.</w:t>
      </w:r>
    </w:p>
    <w:p>
      <w:pPr>
        <w:pStyle w:val="5"/>
        <w:spacing w:after="156"/>
      </w:pPr>
      <w:r>
        <w:rPr>
          <w:rFonts w:hint="eastAsia"/>
        </w:rPr>
        <w:t>其它特殊处理和控制</w:t>
      </w:r>
    </w:p>
    <w:p>
      <w:pPr>
        <w:spacing w:after="156" w:line="360" w:lineRule="auto"/>
        <w:ind w:firstLine="420"/>
        <w:rPr>
          <w:color w:val="000000"/>
          <w:sz w:val="21"/>
          <w:szCs w:val="21"/>
          <w:lang w:eastAsia="zh-CN"/>
        </w:rPr>
      </w:pPr>
      <w:r>
        <w:rPr>
          <w:rFonts w:hint="eastAsia"/>
          <w:color w:val="000000"/>
          <w:sz w:val="21"/>
          <w:szCs w:val="21"/>
          <w:lang w:eastAsia="zh-CN"/>
        </w:rPr>
        <w:t>【说明】列示本功能特殊处理和控制.</w:t>
      </w:r>
    </w:p>
    <w:p>
      <w:pPr>
        <w:pStyle w:val="5"/>
        <w:spacing w:after="156"/>
        <w:rPr>
          <w:lang w:eastAsia="zh-CN"/>
        </w:rPr>
      </w:pPr>
    </w:p>
    <w:p>
      <w:pPr>
        <w:pStyle w:val="4"/>
        <w:spacing w:after="156"/>
      </w:pPr>
      <w:bookmarkStart w:id="230" w:name="_Toc409427544"/>
      <w:r>
        <w:rPr>
          <w:rFonts w:hint="eastAsia"/>
        </w:rPr>
        <w:t>功能点：季报-集合福利计划之企业计划账户管理报告(份额)(QZH09)</w:t>
      </w:r>
      <w:bookmarkEnd w:id="230"/>
    </w:p>
    <w:p>
      <w:pPr>
        <w:pStyle w:val="5"/>
        <w:spacing w:after="156"/>
        <w:rPr>
          <w:lang w:eastAsia="zh-CN"/>
        </w:rPr>
      </w:pPr>
      <w:r>
        <w:rPr>
          <w:rFonts w:hint="eastAsia"/>
          <w:lang w:eastAsia="zh-CN"/>
        </w:rPr>
        <w:t>功能说明</w:t>
      </w:r>
    </w:p>
    <w:p>
      <w:pPr>
        <w:ind w:left="390"/>
        <w:rPr>
          <w:color w:val="000000"/>
          <w:lang w:eastAsia="zh-CN"/>
        </w:rPr>
      </w:pPr>
      <w:r>
        <w:rPr>
          <w:color w:val="000000"/>
          <w:lang w:eastAsia="zh-CN"/>
        </w:rPr>
        <w:t>1 当付费周期为1个月和1个季度时，</w:t>
      </w:r>
      <w:r>
        <w:rPr>
          <w:rFonts w:hint="eastAsia"/>
          <w:color w:val="000000"/>
          <w:lang w:eastAsia="zh-CN"/>
        </w:rPr>
        <w:t>对本季度的</w:t>
      </w:r>
      <w:r>
        <w:rPr>
          <w:color w:val="000000"/>
          <w:lang w:eastAsia="zh-CN"/>
        </w:rPr>
        <w:t>账管费正常统计；</w:t>
      </w:r>
      <w:r>
        <w:rPr>
          <w:color w:val="000000"/>
          <w:lang w:eastAsia="zh-CN"/>
        </w:rPr>
        <w:br w:type="textWrapping"/>
      </w:r>
      <w:r>
        <w:rPr>
          <w:color w:val="000000"/>
          <w:lang w:eastAsia="zh-CN"/>
        </w:rPr>
        <w:t>2 当付费周期为6月或者1个半年时，则只能在第二季度和第四季度正常统计</w:t>
      </w:r>
      <w:r>
        <w:rPr>
          <w:rFonts w:hint="eastAsia"/>
          <w:color w:val="000000"/>
          <w:lang w:eastAsia="zh-CN"/>
        </w:rPr>
        <w:t>二季度或者四季度的</w:t>
      </w:r>
      <w:r>
        <w:rPr>
          <w:color w:val="000000"/>
          <w:lang w:eastAsia="zh-CN"/>
        </w:rPr>
        <w:t>账管费；</w:t>
      </w:r>
      <w:r>
        <w:rPr>
          <w:color w:val="000000"/>
          <w:lang w:eastAsia="zh-CN"/>
        </w:rPr>
        <w:br w:type="textWrapping"/>
      </w:r>
      <w:r>
        <w:rPr>
          <w:color w:val="000000"/>
          <w:lang w:eastAsia="zh-CN"/>
        </w:rPr>
        <w:t>3 当付费周期为1年时，则在第四季度正常统计</w:t>
      </w:r>
      <w:r>
        <w:rPr>
          <w:rFonts w:hint="eastAsia"/>
          <w:color w:val="000000"/>
          <w:lang w:eastAsia="zh-CN"/>
        </w:rPr>
        <w:t>本年的</w:t>
      </w:r>
      <w:r>
        <w:rPr>
          <w:color w:val="000000"/>
          <w:lang w:eastAsia="zh-CN"/>
        </w:rPr>
        <w:t>账管费；</w:t>
      </w:r>
      <w:r>
        <w:rPr>
          <w:color w:val="000000"/>
          <w:lang w:eastAsia="zh-CN"/>
        </w:rPr>
        <w:br w:type="textWrapping"/>
      </w:r>
      <w:r>
        <w:rPr>
          <w:color w:val="000000"/>
          <w:lang w:eastAsia="zh-CN"/>
        </w:rPr>
        <w:t>其他情况下账管费用统计值为0</w:t>
      </w:r>
      <w:r>
        <w:rPr>
          <w:rFonts w:hint="eastAsia"/>
          <w:color w:val="000000"/>
          <w:lang w:eastAsia="zh-CN"/>
        </w:rPr>
        <w:t>。</w:t>
      </w:r>
    </w:p>
    <w:p>
      <w:pPr>
        <w:pStyle w:val="5"/>
        <w:spacing w:after="156"/>
      </w:pPr>
      <w:r>
        <w:rPr>
          <w:rFonts w:hint="eastAsia"/>
          <w:lang w:eastAsia="zh-CN"/>
        </w:rPr>
        <w:t>菜单路径\用户</w:t>
      </w:r>
    </w:p>
    <w:p>
      <w:pPr>
        <w:pStyle w:val="5"/>
        <w:spacing w:after="156"/>
      </w:pPr>
      <w:r>
        <w:rPr>
          <w:rFonts w:hint="eastAsia"/>
        </w:rPr>
        <w:t>功能界面（可选）</w:t>
      </w:r>
    </w:p>
    <w:p>
      <w:pPr>
        <w:pStyle w:val="6"/>
        <w:spacing w:after="156"/>
      </w:pPr>
      <w:r>
        <w:rPr>
          <w:rFonts w:hint="eastAsia"/>
          <w:lang w:eastAsia="zh-CN"/>
        </w:rPr>
        <w:t>维护</w:t>
      </w:r>
      <w:r>
        <w:rPr>
          <w:rFonts w:hint="eastAsia"/>
        </w:rPr>
        <w:t>界面</w:t>
      </w:r>
    </w:p>
    <w:p>
      <w:pPr>
        <w:pStyle w:val="5"/>
        <w:spacing w:after="156"/>
      </w:pPr>
      <w:r>
        <w:rPr>
          <w:rFonts w:hint="eastAsia"/>
          <w:lang w:eastAsia="zh-CN"/>
        </w:rPr>
        <w:t>后台处理</w:t>
      </w:r>
      <w:r>
        <w:rPr>
          <w:rFonts w:hint="eastAsia"/>
        </w:rPr>
        <w:t>逻辑</w:t>
      </w:r>
    </w:p>
    <w:p>
      <w:pPr>
        <w:spacing w:after="156" w:line="360" w:lineRule="auto"/>
        <w:ind w:firstLine="420"/>
        <w:rPr>
          <w:color w:val="000000"/>
          <w:sz w:val="21"/>
          <w:szCs w:val="21"/>
          <w:lang w:eastAsia="zh-CN"/>
        </w:rPr>
      </w:pPr>
      <w:r>
        <w:rPr>
          <w:rFonts w:hint="eastAsia"/>
          <w:color w:val="000000"/>
          <w:sz w:val="21"/>
          <w:szCs w:val="21"/>
          <w:lang w:eastAsia="zh-CN"/>
        </w:rPr>
        <w:t>【说明】列示本功能的处理逻辑。</w:t>
      </w:r>
    </w:p>
    <w:p>
      <w:pPr>
        <w:pStyle w:val="6"/>
        <w:spacing w:after="156"/>
      </w:pPr>
      <w:r>
        <w:rPr>
          <w:rFonts w:hint="eastAsia"/>
        </w:rPr>
        <w:t>功能流程</w:t>
      </w:r>
    </w:p>
    <w:p>
      <w:pPr>
        <w:spacing w:after="156" w:line="360" w:lineRule="auto"/>
        <w:ind w:firstLine="420"/>
        <w:rPr>
          <w:color w:val="000000"/>
          <w:sz w:val="21"/>
          <w:szCs w:val="21"/>
          <w:lang w:eastAsia="zh-CN"/>
        </w:rPr>
      </w:pPr>
      <w:r>
        <w:rPr>
          <w:rFonts w:hint="eastAsia"/>
          <w:color w:val="000000"/>
          <w:sz w:val="21"/>
          <w:szCs w:val="21"/>
          <w:lang w:eastAsia="zh-CN"/>
        </w:rPr>
        <w:t>无.</w:t>
      </w:r>
    </w:p>
    <w:p>
      <w:pPr>
        <w:pStyle w:val="6"/>
        <w:spacing w:after="156"/>
      </w:pPr>
      <w:r>
        <w:rPr>
          <w:rFonts w:hint="eastAsia"/>
        </w:rPr>
        <w:t>功能流程描述</w:t>
      </w:r>
    </w:p>
    <w:p>
      <w:pPr>
        <w:spacing w:after="156" w:line="360" w:lineRule="auto"/>
        <w:ind w:firstLine="420"/>
        <w:rPr>
          <w:color w:val="000000"/>
          <w:sz w:val="21"/>
          <w:szCs w:val="21"/>
          <w:lang w:eastAsia="zh-CN"/>
        </w:rPr>
      </w:pPr>
      <w:r>
        <w:rPr>
          <w:rFonts w:hint="eastAsia"/>
          <w:color w:val="000000"/>
          <w:sz w:val="21"/>
          <w:szCs w:val="21"/>
          <w:lang w:eastAsia="zh-CN"/>
        </w:rPr>
        <w:t>参照功能说明.</w:t>
      </w:r>
    </w:p>
    <w:p>
      <w:pPr>
        <w:pStyle w:val="5"/>
        <w:spacing w:after="156"/>
        <w:rPr>
          <w:color w:val="000000"/>
          <w:lang w:eastAsia="zh-CN"/>
        </w:rPr>
      </w:pPr>
      <w:r>
        <w:rPr>
          <w:rFonts w:hint="eastAsia"/>
          <w:color w:val="000000"/>
          <w:lang w:eastAsia="zh-CN"/>
        </w:rPr>
        <w:t>输入输出文件格式及模板</w:t>
      </w:r>
    </w:p>
    <w:p>
      <w:pPr>
        <w:spacing w:after="156" w:line="360" w:lineRule="auto"/>
        <w:rPr>
          <w:color w:val="000000"/>
          <w:sz w:val="21"/>
          <w:szCs w:val="21"/>
          <w:lang w:eastAsia="zh-CN"/>
        </w:rPr>
      </w:pPr>
      <w:r>
        <w:rPr>
          <w:rFonts w:hint="eastAsia"/>
          <w:color w:val="000000"/>
          <w:sz w:val="21"/>
          <w:szCs w:val="21"/>
          <w:lang w:eastAsia="zh-CN"/>
        </w:rPr>
        <w:t>【说明】导入文件或出具的报表等.</w:t>
      </w:r>
    </w:p>
    <w:p>
      <w:pPr>
        <w:pStyle w:val="5"/>
        <w:spacing w:after="156"/>
      </w:pPr>
      <w:r>
        <w:rPr>
          <w:rFonts w:hint="eastAsia"/>
        </w:rPr>
        <w:t>其它特殊处理和控制</w:t>
      </w:r>
    </w:p>
    <w:p>
      <w:pPr>
        <w:spacing w:after="156" w:line="360" w:lineRule="auto"/>
        <w:ind w:firstLine="420"/>
        <w:rPr>
          <w:color w:val="000000"/>
          <w:sz w:val="21"/>
          <w:szCs w:val="21"/>
          <w:lang w:eastAsia="zh-CN"/>
        </w:rPr>
      </w:pPr>
      <w:r>
        <w:rPr>
          <w:rFonts w:hint="eastAsia"/>
          <w:color w:val="000000"/>
          <w:sz w:val="21"/>
          <w:szCs w:val="21"/>
          <w:lang w:eastAsia="zh-CN"/>
        </w:rPr>
        <w:t>【说明】列示本功能特殊处理和控制.</w:t>
      </w:r>
    </w:p>
    <w:p>
      <w:pPr>
        <w:spacing w:after="156" w:line="360" w:lineRule="auto"/>
        <w:ind w:firstLine="420"/>
        <w:rPr>
          <w:color w:val="000000"/>
          <w:sz w:val="21"/>
          <w:szCs w:val="21"/>
          <w:lang w:eastAsia="zh-CN"/>
        </w:rPr>
      </w:pPr>
    </w:p>
    <w:p>
      <w:pPr>
        <w:pStyle w:val="3"/>
      </w:pPr>
      <w:bookmarkStart w:id="231" w:name="_Toc409427545"/>
      <w:r>
        <w:rPr>
          <w:rFonts w:hint="eastAsia"/>
        </w:rPr>
        <w:t>份额式年报（账管费）</w:t>
      </w:r>
      <w:bookmarkEnd w:id="231"/>
    </w:p>
    <w:p>
      <w:pPr>
        <w:pStyle w:val="4"/>
        <w:spacing w:after="156"/>
      </w:pPr>
      <w:bookmarkStart w:id="232" w:name="_Toc409427546"/>
      <w:r>
        <w:rPr>
          <w:rFonts w:hint="eastAsia"/>
        </w:rPr>
        <w:t>原始需求</w:t>
      </w:r>
      <w:bookmarkEnd w:id="232"/>
    </w:p>
    <w:p>
      <w:pPr>
        <w:pStyle w:val="5"/>
        <w:spacing w:after="156"/>
        <w:rPr>
          <w:lang w:eastAsia="zh-CN"/>
        </w:rPr>
      </w:pPr>
      <w:r>
        <w:rPr>
          <w:rFonts w:hint="eastAsia"/>
          <w:lang w:eastAsia="zh-CN"/>
        </w:rPr>
        <w:t>需求描述</w:t>
      </w:r>
    </w:p>
    <w:p>
      <w:pPr>
        <w:pStyle w:val="5"/>
        <w:spacing w:after="156"/>
      </w:pPr>
      <w:r>
        <w:rPr>
          <w:rFonts w:hint="eastAsia"/>
          <w:lang w:eastAsia="zh-CN"/>
        </w:rPr>
        <w:t>需求变更</w:t>
      </w:r>
      <w:r>
        <w:rPr>
          <w:rFonts w:hint="eastAsia"/>
        </w:rPr>
        <w:t>记录</w:t>
      </w:r>
    </w:p>
    <w:p>
      <w:pPr>
        <w:spacing w:after="156" w:line="360" w:lineRule="auto"/>
        <w:ind w:firstLine="420"/>
        <w:rPr>
          <w:color w:val="000000"/>
          <w:sz w:val="21"/>
          <w:szCs w:val="21"/>
          <w:lang w:eastAsia="zh-CN"/>
        </w:rPr>
      </w:pPr>
      <w:r>
        <w:rPr>
          <w:rFonts w:hint="eastAsia"/>
          <w:color w:val="000000"/>
          <w:sz w:val="21"/>
          <w:szCs w:val="21"/>
          <w:lang w:eastAsia="zh-CN"/>
        </w:rPr>
        <w:t>无</w:t>
      </w:r>
    </w:p>
    <w:p>
      <w:pPr>
        <w:pStyle w:val="5"/>
        <w:spacing w:after="156"/>
      </w:pPr>
      <w:r>
        <w:rPr>
          <w:rFonts w:hint="eastAsia"/>
          <w:lang w:eastAsia="zh-CN"/>
        </w:rPr>
        <w:t>功能点概要</w:t>
      </w:r>
    </w:p>
    <w:p>
      <w:pPr>
        <w:pStyle w:val="4"/>
        <w:spacing w:after="156"/>
      </w:pPr>
      <w:bookmarkStart w:id="233" w:name="_Toc409427547"/>
      <w:r>
        <w:rPr>
          <w:rFonts w:hint="eastAsia"/>
        </w:rPr>
        <w:t>功能点：年报-单一计划账户管理报告(份额)(YZH01)</w:t>
      </w:r>
      <w:bookmarkEnd w:id="233"/>
    </w:p>
    <w:p>
      <w:pPr>
        <w:pStyle w:val="5"/>
        <w:spacing w:after="156"/>
        <w:rPr>
          <w:lang w:eastAsia="zh-CN"/>
        </w:rPr>
      </w:pPr>
      <w:r>
        <w:rPr>
          <w:rFonts w:hint="eastAsia"/>
          <w:lang w:eastAsia="zh-CN"/>
        </w:rPr>
        <w:t>功能说明</w:t>
      </w:r>
    </w:p>
    <w:p>
      <w:pPr>
        <w:spacing w:after="156" w:line="360" w:lineRule="auto"/>
        <w:ind w:firstLine="420"/>
        <w:rPr>
          <w:color w:val="000000"/>
          <w:sz w:val="21"/>
          <w:szCs w:val="21"/>
          <w:lang w:eastAsia="zh-CN"/>
        </w:rPr>
      </w:pPr>
      <w:r>
        <w:rPr>
          <w:color w:val="000000"/>
          <w:sz w:val="21"/>
          <w:szCs w:val="21"/>
          <w:lang w:eastAsia="zh-CN"/>
        </w:rPr>
        <w:t>当付费周期为1年时，则在第四季度正常统计账管费</w:t>
      </w:r>
      <w:r>
        <w:rPr>
          <w:rFonts w:hint="eastAsia"/>
          <w:color w:val="000000"/>
          <w:sz w:val="21"/>
          <w:szCs w:val="21"/>
          <w:lang w:eastAsia="zh-CN"/>
        </w:rPr>
        <w:t>，</w:t>
      </w:r>
      <w:r>
        <w:rPr>
          <w:color w:val="000000"/>
          <w:sz w:val="21"/>
          <w:szCs w:val="21"/>
          <w:lang w:eastAsia="zh-CN"/>
        </w:rPr>
        <w:t>其他情况下账管费用统计值为0</w:t>
      </w:r>
      <w:r>
        <w:rPr>
          <w:rFonts w:hint="eastAsia"/>
          <w:color w:val="000000"/>
          <w:sz w:val="21"/>
          <w:szCs w:val="21"/>
          <w:lang w:eastAsia="zh-CN"/>
        </w:rPr>
        <w:t>。</w:t>
      </w:r>
    </w:p>
    <w:p>
      <w:pPr>
        <w:pStyle w:val="5"/>
        <w:spacing w:after="156"/>
      </w:pPr>
      <w:r>
        <w:rPr>
          <w:rFonts w:hint="eastAsia"/>
          <w:lang w:eastAsia="zh-CN"/>
        </w:rPr>
        <w:t>菜单路径\用户</w:t>
      </w:r>
    </w:p>
    <w:p>
      <w:pPr>
        <w:pStyle w:val="5"/>
        <w:spacing w:after="156"/>
      </w:pPr>
      <w:r>
        <w:rPr>
          <w:rFonts w:hint="eastAsia"/>
        </w:rPr>
        <w:t>功能界面（可选）</w:t>
      </w:r>
    </w:p>
    <w:p>
      <w:pPr>
        <w:pStyle w:val="6"/>
        <w:spacing w:after="156"/>
      </w:pPr>
      <w:r>
        <w:rPr>
          <w:rFonts w:hint="eastAsia"/>
          <w:lang w:eastAsia="zh-CN"/>
        </w:rPr>
        <w:t>维护</w:t>
      </w:r>
      <w:r>
        <w:rPr>
          <w:rFonts w:hint="eastAsia"/>
        </w:rPr>
        <w:t>界面</w:t>
      </w:r>
    </w:p>
    <w:p>
      <w:pPr>
        <w:pStyle w:val="5"/>
        <w:spacing w:after="156"/>
      </w:pPr>
      <w:r>
        <w:rPr>
          <w:rFonts w:hint="eastAsia"/>
          <w:lang w:eastAsia="zh-CN"/>
        </w:rPr>
        <w:t>后台处理</w:t>
      </w:r>
      <w:r>
        <w:rPr>
          <w:rFonts w:hint="eastAsia"/>
        </w:rPr>
        <w:t>逻辑</w:t>
      </w:r>
    </w:p>
    <w:p>
      <w:pPr>
        <w:spacing w:after="156" w:line="360" w:lineRule="auto"/>
        <w:ind w:firstLine="420"/>
        <w:rPr>
          <w:color w:val="000000"/>
          <w:sz w:val="21"/>
          <w:szCs w:val="21"/>
          <w:lang w:eastAsia="zh-CN"/>
        </w:rPr>
      </w:pPr>
      <w:r>
        <w:rPr>
          <w:rFonts w:hint="eastAsia"/>
          <w:color w:val="000000"/>
          <w:sz w:val="21"/>
          <w:szCs w:val="21"/>
          <w:lang w:eastAsia="zh-CN"/>
        </w:rPr>
        <w:t>【说明】列示本功能的处理逻辑。</w:t>
      </w:r>
    </w:p>
    <w:p>
      <w:pPr>
        <w:pStyle w:val="6"/>
        <w:spacing w:after="156"/>
      </w:pPr>
      <w:r>
        <w:rPr>
          <w:rFonts w:hint="eastAsia"/>
        </w:rPr>
        <w:t>功能流程</w:t>
      </w:r>
    </w:p>
    <w:p>
      <w:pPr>
        <w:spacing w:after="156" w:line="360" w:lineRule="auto"/>
        <w:ind w:firstLine="420"/>
        <w:rPr>
          <w:color w:val="000000"/>
          <w:sz w:val="21"/>
          <w:szCs w:val="21"/>
          <w:lang w:eastAsia="zh-CN"/>
        </w:rPr>
      </w:pPr>
      <w:r>
        <w:rPr>
          <w:rFonts w:hint="eastAsia"/>
          <w:color w:val="000000"/>
          <w:sz w:val="21"/>
          <w:szCs w:val="21"/>
          <w:lang w:eastAsia="zh-CN"/>
        </w:rPr>
        <w:t>无.</w:t>
      </w:r>
    </w:p>
    <w:p>
      <w:pPr>
        <w:pStyle w:val="6"/>
        <w:spacing w:after="156"/>
      </w:pPr>
      <w:r>
        <w:rPr>
          <w:rFonts w:hint="eastAsia"/>
        </w:rPr>
        <w:t>功能流程描述</w:t>
      </w:r>
    </w:p>
    <w:p>
      <w:pPr>
        <w:spacing w:after="156" w:line="360" w:lineRule="auto"/>
        <w:ind w:firstLine="420"/>
        <w:rPr>
          <w:color w:val="000000"/>
          <w:sz w:val="21"/>
          <w:szCs w:val="21"/>
          <w:lang w:eastAsia="zh-CN"/>
        </w:rPr>
      </w:pPr>
      <w:r>
        <w:rPr>
          <w:rFonts w:hint="eastAsia"/>
          <w:color w:val="000000"/>
          <w:sz w:val="21"/>
          <w:szCs w:val="21"/>
          <w:lang w:eastAsia="zh-CN"/>
        </w:rPr>
        <w:t>参照功能说明.</w:t>
      </w:r>
    </w:p>
    <w:p>
      <w:pPr>
        <w:pStyle w:val="5"/>
        <w:spacing w:after="156"/>
        <w:rPr>
          <w:color w:val="000000"/>
          <w:lang w:eastAsia="zh-CN"/>
        </w:rPr>
      </w:pPr>
      <w:r>
        <w:rPr>
          <w:rFonts w:hint="eastAsia"/>
          <w:color w:val="000000"/>
          <w:lang w:eastAsia="zh-CN"/>
        </w:rPr>
        <w:t>输入输出文件格式及模板</w:t>
      </w:r>
    </w:p>
    <w:p>
      <w:pPr>
        <w:spacing w:after="156" w:line="360" w:lineRule="auto"/>
        <w:rPr>
          <w:color w:val="000000"/>
          <w:sz w:val="21"/>
          <w:szCs w:val="21"/>
          <w:lang w:eastAsia="zh-CN"/>
        </w:rPr>
      </w:pPr>
      <w:r>
        <w:rPr>
          <w:rFonts w:hint="eastAsia"/>
          <w:color w:val="000000"/>
          <w:sz w:val="21"/>
          <w:szCs w:val="21"/>
          <w:lang w:eastAsia="zh-CN"/>
        </w:rPr>
        <w:t>【说明】导入文件或出具的报表等.</w:t>
      </w:r>
    </w:p>
    <w:p>
      <w:pPr>
        <w:pStyle w:val="5"/>
        <w:spacing w:after="156"/>
      </w:pPr>
      <w:r>
        <w:rPr>
          <w:rFonts w:hint="eastAsia"/>
        </w:rPr>
        <w:t>其它特殊处理和控制</w:t>
      </w:r>
    </w:p>
    <w:p>
      <w:pPr>
        <w:spacing w:after="156" w:line="360" w:lineRule="auto"/>
        <w:ind w:firstLine="420"/>
        <w:rPr>
          <w:color w:val="000000"/>
          <w:sz w:val="21"/>
          <w:szCs w:val="21"/>
          <w:lang w:eastAsia="zh-CN"/>
        </w:rPr>
      </w:pPr>
      <w:r>
        <w:rPr>
          <w:rFonts w:hint="eastAsia"/>
          <w:color w:val="000000"/>
          <w:sz w:val="21"/>
          <w:szCs w:val="21"/>
          <w:lang w:eastAsia="zh-CN"/>
        </w:rPr>
        <w:t>【说明】列示本功能特殊处理和控制.</w:t>
      </w:r>
    </w:p>
    <w:p>
      <w:pPr>
        <w:pStyle w:val="4"/>
      </w:pPr>
      <w:bookmarkStart w:id="234" w:name="_Toc409427548"/>
      <w:r>
        <w:rPr>
          <w:rFonts w:hint="eastAsia"/>
        </w:rPr>
        <w:t>功能点：年报-集合计划账户管理报告(份额)(YZH02)</w:t>
      </w:r>
      <w:bookmarkEnd w:id="234"/>
    </w:p>
    <w:p>
      <w:pPr>
        <w:pStyle w:val="5"/>
        <w:spacing w:after="156"/>
        <w:rPr>
          <w:lang w:eastAsia="zh-CN"/>
        </w:rPr>
      </w:pPr>
      <w:r>
        <w:rPr>
          <w:rFonts w:hint="eastAsia"/>
          <w:lang w:eastAsia="zh-CN"/>
        </w:rPr>
        <w:t>功能说明</w:t>
      </w:r>
    </w:p>
    <w:p>
      <w:pPr>
        <w:spacing w:after="156" w:line="360" w:lineRule="auto"/>
        <w:ind w:firstLine="420"/>
        <w:rPr>
          <w:color w:val="000000"/>
          <w:sz w:val="21"/>
          <w:szCs w:val="21"/>
          <w:lang w:eastAsia="zh-CN"/>
        </w:rPr>
      </w:pPr>
      <w:r>
        <w:rPr>
          <w:color w:val="000000"/>
          <w:sz w:val="21"/>
          <w:szCs w:val="21"/>
          <w:lang w:eastAsia="zh-CN"/>
        </w:rPr>
        <w:t>当付费周期为1年时，则在第四季度正常统计账管费</w:t>
      </w:r>
      <w:r>
        <w:rPr>
          <w:rFonts w:hint="eastAsia"/>
          <w:color w:val="000000"/>
          <w:sz w:val="21"/>
          <w:szCs w:val="21"/>
          <w:lang w:eastAsia="zh-CN"/>
        </w:rPr>
        <w:t>，</w:t>
      </w:r>
      <w:r>
        <w:rPr>
          <w:color w:val="000000"/>
          <w:sz w:val="21"/>
          <w:szCs w:val="21"/>
          <w:lang w:eastAsia="zh-CN"/>
        </w:rPr>
        <w:t>其他情况下账管费用统计值为0</w:t>
      </w:r>
      <w:r>
        <w:rPr>
          <w:rFonts w:hint="eastAsia"/>
          <w:color w:val="000000"/>
          <w:sz w:val="21"/>
          <w:szCs w:val="21"/>
          <w:lang w:eastAsia="zh-CN"/>
        </w:rPr>
        <w:t>。</w:t>
      </w:r>
    </w:p>
    <w:p>
      <w:pPr>
        <w:pStyle w:val="5"/>
        <w:spacing w:after="156"/>
      </w:pPr>
      <w:r>
        <w:rPr>
          <w:rFonts w:hint="eastAsia"/>
          <w:lang w:eastAsia="zh-CN"/>
        </w:rPr>
        <w:t>菜单路径\用户</w:t>
      </w:r>
    </w:p>
    <w:p>
      <w:pPr>
        <w:pStyle w:val="5"/>
        <w:spacing w:after="156"/>
      </w:pPr>
      <w:r>
        <w:rPr>
          <w:rFonts w:hint="eastAsia"/>
        </w:rPr>
        <w:t>功能界面（可选）</w:t>
      </w:r>
    </w:p>
    <w:p>
      <w:pPr>
        <w:pStyle w:val="6"/>
        <w:spacing w:after="156"/>
      </w:pPr>
      <w:r>
        <w:rPr>
          <w:rFonts w:hint="eastAsia"/>
          <w:lang w:eastAsia="zh-CN"/>
        </w:rPr>
        <w:t>维护</w:t>
      </w:r>
      <w:r>
        <w:rPr>
          <w:rFonts w:hint="eastAsia"/>
        </w:rPr>
        <w:t>界面</w:t>
      </w:r>
    </w:p>
    <w:p>
      <w:pPr>
        <w:pStyle w:val="5"/>
        <w:spacing w:after="156"/>
      </w:pPr>
      <w:r>
        <w:rPr>
          <w:rFonts w:hint="eastAsia"/>
          <w:lang w:eastAsia="zh-CN"/>
        </w:rPr>
        <w:t>后台处理</w:t>
      </w:r>
      <w:r>
        <w:rPr>
          <w:rFonts w:hint="eastAsia"/>
        </w:rPr>
        <w:t>逻辑</w:t>
      </w:r>
    </w:p>
    <w:p>
      <w:pPr>
        <w:spacing w:after="156" w:line="360" w:lineRule="auto"/>
        <w:ind w:firstLine="420"/>
        <w:rPr>
          <w:color w:val="000000"/>
          <w:sz w:val="21"/>
          <w:szCs w:val="21"/>
          <w:lang w:eastAsia="zh-CN"/>
        </w:rPr>
      </w:pPr>
      <w:r>
        <w:rPr>
          <w:rFonts w:hint="eastAsia"/>
          <w:color w:val="000000"/>
          <w:sz w:val="21"/>
          <w:szCs w:val="21"/>
          <w:lang w:eastAsia="zh-CN"/>
        </w:rPr>
        <w:t>【说明】列示本功能的处理逻辑。</w:t>
      </w:r>
    </w:p>
    <w:p>
      <w:pPr>
        <w:pStyle w:val="6"/>
        <w:spacing w:after="156"/>
      </w:pPr>
      <w:r>
        <w:rPr>
          <w:rFonts w:hint="eastAsia"/>
        </w:rPr>
        <w:t>功能流程</w:t>
      </w:r>
    </w:p>
    <w:p>
      <w:pPr>
        <w:spacing w:after="156" w:line="360" w:lineRule="auto"/>
        <w:ind w:firstLine="420"/>
        <w:rPr>
          <w:color w:val="000000"/>
          <w:sz w:val="21"/>
          <w:szCs w:val="21"/>
          <w:lang w:eastAsia="zh-CN"/>
        </w:rPr>
      </w:pPr>
      <w:r>
        <w:rPr>
          <w:rFonts w:hint="eastAsia"/>
          <w:color w:val="000000"/>
          <w:sz w:val="21"/>
          <w:szCs w:val="21"/>
          <w:lang w:eastAsia="zh-CN"/>
        </w:rPr>
        <w:t>无.</w:t>
      </w:r>
    </w:p>
    <w:p>
      <w:pPr>
        <w:pStyle w:val="6"/>
        <w:spacing w:after="156"/>
      </w:pPr>
      <w:r>
        <w:rPr>
          <w:rFonts w:hint="eastAsia"/>
        </w:rPr>
        <w:t>功能流程描述</w:t>
      </w:r>
    </w:p>
    <w:p>
      <w:pPr>
        <w:spacing w:after="156" w:line="360" w:lineRule="auto"/>
        <w:ind w:firstLine="420"/>
        <w:rPr>
          <w:color w:val="000000"/>
          <w:sz w:val="21"/>
          <w:szCs w:val="21"/>
          <w:lang w:eastAsia="zh-CN"/>
        </w:rPr>
      </w:pPr>
      <w:r>
        <w:rPr>
          <w:rFonts w:hint="eastAsia"/>
          <w:color w:val="000000"/>
          <w:sz w:val="21"/>
          <w:szCs w:val="21"/>
          <w:lang w:eastAsia="zh-CN"/>
        </w:rPr>
        <w:t>参照功能说明.</w:t>
      </w:r>
    </w:p>
    <w:p>
      <w:pPr>
        <w:pStyle w:val="5"/>
        <w:spacing w:after="156"/>
        <w:rPr>
          <w:color w:val="000000"/>
          <w:lang w:eastAsia="zh-CN"/>
        </w:rPr>
      </w:pPr>
      <w:r>
        <w:rPr>
          <w:rFonts w:hint="eastAsia"/>
          <w:color w:val="000000"/>
          <w:lang w:eastAsia="zh-CN"/>
        </w:rPr>
        <w:t>输入输出文件格式及模板</w:t>
      </w:r>
    </w:p>
    <w:p>
      <w:pPr>
        <w:spacing w:after="156" w:line="360" w:lineRule="auto"/>
        <w:rPr>
          <w:color w:val="000000"/>
          <w:sz w:val="21"/>
          <w:szCs w:val="21"/>
          <w:lang w:eastAsia="zh-CN"/>
        </w:rPr>
      </w:pPr>
      <w:r>
        <w:rPr>
          <w:rFonts w:hint="eastAsia"/>
          <w:color w:val="000000"/>
          <w:sz w:val="21"/>
          <w:szCs w:val="21"/>
          <w:lang w:eastAsia="zh-CN"/>
        </w:rPr>
        <w:t>【说明】导入文件或出具的报表等.</w:t>
      </w:r>
    </w:p>
    <w:p>
      <w:pPr>
        <w:pStyle w:val="5"/>
        <w:spacing w:after="156"/>
      </w:pPr>
      <w:r>
        <w:rPr>
          <w:rFonts w:hint="eastAsia"/>
        </w:rPr>
        <w:t>其它特殊处理和控制</w:t>
      </w:r>
    </w:p>
    <w:p>
      <w:pPr>
        <w:spacing w:after="156" w:line="360" w:lineRule="auto"/>
        <w:ind w:firstLine="420"/>
        <w:rPr>
          <w:color w:val="000000"/>
          <w:sz w:val="21"/>
          <w:szCs w:val="21"/>
          <w:lang w:eastAsia="zh-CN"/>
        </w:rPr>
      </w:pPr>
      <w:r>
        <w:rPr>
          <w:rFonts w:hint="eastAsia"/>
          <w:color w:val="000000"/>
          <w:sz w:val="21"/>
          <w:szCs w:val="21"/>
          <w:lang w:eastAsia="zh-CN"/>
        </w:rPr>
        <w:t>【说明】列示本功能特殊处理和控制.</w:t>
      </w:r>
    </w:p>
    <w:p>
      <w:pPr>
        <w:spacing w:after="156" w:line="360" w:lineRule="auto"/>
        <w:ind w:firstLine="420"/>
        <w:rPr>
          <w:color w:val="000000"/>
          <w:sz w:val="21"/>
          <w:szCs w:val="21"/>
          <w:lang w:eastAsia="zh-CN"/>
        </w:rPr>
      </w:pPr>
    </w:p>
    <w:p>
      <w:pPr>
        <w:pStyle w:val="4"/>
      </w:pPr>
      <w:bookmarkStart w:id="235" w:name="_Toc409427549"/>
      <w:r>
        <w:rPr>
          <w:rFonts w:hint="eastAsia"/>
        </w:rPr>
        <w:t>功能点：年报-集合计划之企业计划账户管理报告(份额)(YZH03)</w:t>
      </w:r>
      <w:bookmarkEnd w:id="235"/>
    </w:p>
    <w:p>
      <w:pPr>
        <w:pStyle w:val="5"/>
        <w:spacing w:after="156"/>
        <w:rPr>
          <w:lang w:eastAsia="zh-CN"/>
        </w:rPr>
      </w:pPr>
      <w:r>
        <w:rPr>
          <w:rFonts w:hint="eastAsia"/>
          <w:lang w:eastAsia="zh-CN"/>
        </w:rPr>
        <w:t>功能说明</w:t>
      </w:r>
    </w:p>
    <w:p>
      <w:pPr>
        <w:spacing w:after="156" w:line="360" w:lineRule="auto"/>
        <w:ind w:firstLine="420"/>
        <w:rPr>
          <w:color w:val="000000"/>
          <w:sz w:val="21"/>
          <w:szCs w:val="21"/>
          <w:lang w:eastAsia="zh-CN"/>
        </w:rPr>
      </w:pPr>
      <w:r>
        <w:rPr>
          <w:color w:val="000000"/>
          <w:sz w:val="21"/>
          <w:szCs w:val="21"/>
          <w:lang w:eastAsia="zh-CN"/>
        </w:rPr>
        <w:t>当付费周期为1年时，则在第四季度正常统计账管费</w:t>
      </w:r>
      <w:r>
        <w:rPr>
          <w:rFonts w:hint="eastAsia"/>
          <w:color w:val="000000"/>
          <w:sz w:val="21"/>
          <w:szCs w:val="21"/>
          <w:lang w:eastAsia="zh-CN"/>
        </w:rPr>
        <w:t>，</w:t>
      </w:r>
      <w:r>
        <w:rPr>
          <w:color w:val="000000"/>
          <w:sz w:val="21"/>
          <w:szCs w:val="21"/>
          <w:lang w:eastAsia="zh-CN"/>
        </w:rPr>
        <w:t>其他情况下账管费用统计值为0</w:t>
      </w:r>
      <w:r>
        <w:rPr>
          <w:rFonts w:hint="eastAsia"/>
          <w:color w:val="000000"/>
          <w:sz w:val="21"/>
          <w:szCs w:val="21"/>
          <w:lang w:eastAsia="zh-CN"/>
        </w:rPr>
        <w:t>。</w:t>
      </w:r>
    </w:p>
    <w:p>
      <w:pPr>
        <w:pStyle w:val="5"/>
        <w:spacing w:after="156"/>
      </w:pPr>
      <w:r>
        <w:rPr>
          <w:rFonts w:hint="eastAsia"/>
          <w:lang w:eastAsia="zh-CN"/>
        </w:rPr>
        <w:t>菜单路径\用户</w:t>
      </w:r>
    </w:p>
    <w:p>
      <w:pPr>
        <w:pStyle w:val="5"/>
        <w:spacing w:after="156"/>
      </w:pPr>
      <w:r>
        <w:rPr>
          <w:rFonts w:hint="eastAsia"/>
        </w:rPr>
        <w:t>功能界面（可选）</w:t>
      </w:r>
    </w:p>
    <w:p>
      <w:pPr>
        <w:pStyle w:val="6"/>
        <w:spacing w:after="156"/>
      </w:pPr>
      <w:r>
        <w:rPr>
          <w:rFonts w:hint="eastAsia"/>
          <w:lang w:eastAsia="zh-CN"/>
        </w:rPr>
        <w:t>维护</w:t>
      </w:r>
      <w:r>
        <w:rPr>
          <w:rFonts w:hint="eastAsia"/>
        </w:rPr>
        <w:t>界面</w:t>
      </w:r>
    </w:p>
    <w:p>
      <w:pPr>
        <w:pStyle w:val="5"/>
        <w:spacing w:after="156"/>
      </w:pPr>
      <w:r>
        <w:rPr>
          <w:rFonts w:hint="eastAsia"/>
          <w:lang w:eastAsia="zh-CN"/>
        </w:rPr>
        <w:t>后台处理</w:t>
      </w:r>
      <w:r>
        <w:rPr>
          <w:rFonts w:hint="eastAsia"/>
        </w:rPr>
        <w:t>逻辑</w:t>
      </w:r>
    </w:p>
    <w:p>
      <w:pPr>
        <w:spacing w:after="156" w:line="360" w:lineRule="auto"/>
        <w:ind w:firstLine="420"/>
        <w:rPr>
          <w:color w:val="000000"/>
          <w:sz w:val="21"/>
          <w:szCs w:val="21"/>
          <w:lang w:eastAsia="zh-CN"/>
        </w:rPr>
      </w:pPr>
      <w:r>
        <w:rPr>
          <w:rFonts w:hint="eastAsia"/>
          <w:color w:val="000000"/>
          <w:sz w:val="21"/>
          <w:szCs w:val="21"/>
          <w:lang w:eastAsia="zh-CN"/>
        </w:rPr>
        <w:t>【说明】列示本功能的处理逻辑。</w:t>
      </w:r>
    </w:p>
    <w:p>
      <w:pPr>
        <w:pStyle w:val="6"/>
        <w:spacing w:after="156"/>
      </w:pPr>
      <w:r>
        <w:rPr>
          <w:rFonts w:hint="eastAsia"/>
        </w:rPr>
        <w:t>功能流程</w:t>
      </w:r>
    </w:p>
    <w:p>
      <w:pPr>
        <w:spacing w:after="156" w:line="360" w:lineRule="auto"/>
        <w:ind w:firstLine="420"/>
        <w:rPr>
          <w:color w:val="000000"/>
          <w:sz w:val="21"/>
          <w:szCs w:val="21"/>
          <w:lang w:eastAsia="zh-CN"/>
        </w:rPr>
      </w:pPr>
      <w:r>
        <w:rPr>
          <w:rFonts w:hint="eastAsia"/>
          <w:color w:val="000000"/>
          <w:sz w:val="21"/>
          <w:szCs w:val="21"/>
          <w:lang w:eastAsia="zh-CN"/>
        </w:rPr>
        <w:t>无.</w:t>
      </w:r>
    </w:p>
    <w:p>
      <w:pPr>
        <w:pStyle w:val="6"/>
        <w:spacing w:after="156"/>
      </w:pPr>
      <w:r>
        <w:rPr>
          <w:rFonts w:hint="eastAsia"/>
        </w:rPr>
        <w:t>功能流程描述</w:t>
      </w:r>
    </w:p>
    <w:p>
      <w:pPr>
        <w:spacing w:after="156" w:line="360" w:lineRule="auto"/>
        <w:ind w:firstLine="420"/>
        <w:rPr>
          <w:color w:val="000000"/>
          <w:sz w:val="21"/>
          <w:szCs w:val="21"/>
          <w:lang w:eastAsia="zh-CN"/>
        </w:rPr>
      </w:pPr>
      <w:r>
        <w:rPr>
          <w:rFonts w:hint="eastAsia"/>
          <w:color w:val="000000"/>
          <w:sz w:val="21"/>
          <w:szCs w:val="21"/>
          <w:lang w:eastAsia="zh-CN"/>
        </w:rPr>
        <w:t>参照功能说明.</w:t>
      </w:r>
    </w:p>
    <w:p>
      <w:pPr>
        <w:pStyle w:val="5"/>
        <w:spacing w:after="156"/>
        <w:rPr>
          <w:color w:val="000000"/>
          <w:lang w:eastAsia="zh-CN"/>
        </w:rPr>
      </w:pPr>
      <w:r>
        <w:rPr>
          <w:rFonts w:hint="eastAsia"/>
          <w:color w:val="000000"/>
          <w:lang w:eastAsia="zh-CN"/>
        </w:rPr>
        <w:t>输入输出文件格式及模板</w:t>
      </w:r>
    </w:p>
    <w:p>
      <w:pPr>
        <w:spacing w:after="156" w:line="360" w:lineRule="auto"/>
        <w:rPr>
          <w:color w:val="000000"/>
          <w:sz w:val="21"/>
          <w:szCs w:val="21"/>
          <w:lang w:eastAsia="zh-CN"/>
        </w:rPr>
      </w:pPr>
      <w:r>
        <w:rPr>
          <w:rFonts w:hint="eastAsia"/>
          <w:color w:val="000000"/>
          <w:sz w:val="21"/>
          <w:szCs w:val="21"/>
          <w:lang w:eastAsia="zh-CN"/>
        </w:rPr>
        <w:t>【说明】导入文件或出具的报表等.</w:t>
      </w:r>
    </w:p>
    <w:p>
      <w:pPr>
        <w:pStyle w:val="5"/>
        <w:spacing w:after="156"/>
      </w:pPr>
      <w:r>
        <w:rPr>
          <w:rFonts w:hint="eastAsia"/>
        </w:rPr>
        <w:t>其它特殊处理和控制</w:t>
      </w:r>
    </w:p>
    <w:p>
      <w:pPr>
        <w:spacing w:after="156" w:line="360" w:lineRule="auto"/>
        <w:ind w:firstLine="420"/>
        <w:rPr>
          <w:color w:val="000000"/>
          <w:sz w:val="21"/>
          <w:szCs w:val="21"/>
          <w:lang w:eastAsia="zh-CN"/>
        </w:rPr>
      </w:pPr>
      <w:r>
        <w:rPr>
          <w:rFonts w:hint="eastAsia"/>
          <w:color w:val="000000"/>
          <w:sz w:val="21"/>
          <w:szCs w:val="21"/>
          <w:lang w:eastAsia="zh-CN"/>
        </w:rPr>
        <w:t>【说明】列示本功能特殊处理和控制.</w:t>
      </w:r>
    </w:p>
    <w:p>
      <w:pPr>
        <w:pStyle w:val="4"/>
      </w:pPr>
      <w:bookmarkStart w:id="236" w:name="_Toc409427550"/>
      <w:r>
        <w:rPr>
          <w:rFonts w:hint="eastAsia"/>
        </w:rPr>
        <w:t>功能点：年报-集合计划之保留计划账户管理报告(份额)(YZH04)</w:t>
      </w:r>
      <w:bookmarkEnd w:id="236"/>
    </w:p>
    <w:p>
      <w:pPr>
        <w:pStyle w:val="5"/>
        <w:spacing w:after="156"/>
        <w:rPr>
          <w:lang w:eastAsia="zh-CN"/>
        </w:rPr>
      </w:pPr>
      <w:r>
        <w:rPr>
          <w:rFonts w:hint="eastAsia"/>
          <w:lang w:eastAsia="zh-CN"/>
        </w:rPr>
        <w:t>功能说明</w:t>
      </w:r>
    </w:p>
    <w:p>
      <w:pPr>
        <w:spacing w:after="156" w:line="360" w:lineRule="auto"/>
        <w:ind w:firstLine="420"/>
        <w:rPr>
          <w:color w:val="000000"/>
          <w:sz w:val="21"/>
          <w:szCs w:val="21"/>
          <w:lang w:eastAsia="zh-CN"/>
        </w:rPr>
      </w:pPr>
      <w:r>
        <w:rPr>
          <w:color w:val="000000"/>
          <w:sz w:val="21"/>
          <w:szCs w:val="21"/>
          <w:lang w:eastAsia="zh-CN"/>
        </w:rPr>
        <w:t>当付费周期为1年时，则在第四季度正常统计账管费</w:t>
      </w:r>
      <w:r>
        <w:rPr>
          <w:rFonts w:hint="eastAsia"/>
          <w:color w:val="000000"/>
          <w:sz w:val="21"/>
          <w:szCs w:val="21"/>
          <w:lang w:eastAsia="zh-CN"/>
        </w:rPr>
        <w:t>，</w:t>
      </w:r>
      <w:r>
        <w:rPr>
          <w:color w:val="000000"/>
          <w:sz w:val="21"/>
          <w:szCs w:val="21"/>
          <w:lang w:eastAsia="zh-CN"/>
        </w:rPr>
        <w:t>其他情况下账管费用统计值为0</w:t>
      </w:r>
      <w:r>
        <w:rPr>
          <w:rFonts w:hint="eastAsia"/>
          <w:color w:val="000000"/>
          <w:sz w:val="21"/>
          <w:szCs w:val="21"/>
          <w:lang w:eastAsia="zh-CN"/>
        </w:rPr>
        <w:t>。</w:t>
      </w:r>
    </w:p>
    <w:p>
      <w:pPr>
        <w:pStyle w:val="5"/>
        <w:spacing w:after="156"/>
      </w:pPr>
      <w:r>
        <w:rPr>
          <w:rFonts w:hint="eastAsia"/>
          <w:lang w:eastAsia="zh-CN"/>
        </w:rPr>
        <w:t>菜单路径\用户</w:t>
      </w:r>
    </w:p>
    <w:p>
      <w:pPr>
        <w:pStyle w:val="5"/>
        <w:spacing w:after="156"/>
      </w:pPr>
      <w:r>
        <w:rPr>
          <w:rFonts w:hint="eastAsia"/>
        </w:rPr>
        <w:t>功能界面（可选）</w:t>
      </w:r>
    </w:p>
    <w:p>
      <w:pPr>
        <w:pStyle w:val="6"/>
        <w:spacing w:after="156"/>
      </w:pPr>
      <w:r>
        <w:rPr>
          <w:rFonts w:hint="eastAsia"/>
          <w:lang w:eastAsia="zh-CN"/>
        </w:rPr>
        <w:t>维护</w:t>
      </w:r>
      <w:r>
        <w:rPr>
          <w:rFonts w:hint="eastAsia"/>
        </w:rPr>
        <w:t>界面</w:t>
      </w:r>
    </w:p>
    <w:p>
      <w:pPr>
        <w:pStyle w:val="5"/>
        <w:spacing w:after="156"/>
      </w:pPr>
      <w:r>
        <w:rPr>
          <w:rFonts w:hint="eastAsia"/>
          <w:lang w:eastAsia="zh-CN"/>
        </w:rPr>
        <w:t>后台处理</w:t>
      </w:r>
      <w:r>
        <w:rPr>
          <w:rFonts w:hint="eastAsia"/>
        </w:rPr>
        <w:t>逻辑</w:t>
      </w:r>
    </w:p>
    <w:p>
      <w:pPr>
        <w:spacing w:after="156" w:line="360" w:lineRule="auto"/>
        <w:ind w:firstLine="420"/>
        <w:rPr>
          <w:color w:val="000000"/>
          <w:sz w:val="21"/>
          <w:szCs w:val="21"/>
          <w:lang w:eastAsia="zh-CN"/>
        </w:rPr>
      </w:pPr>
      <w:r>
        <w:rPr>
          <w:rFonts w:hint="eastAsia"/>
          <w:color w:val="000000"/>
          <w:sz w:val="21"/>
          <w:szCs w:val="21"/>
          <w:lang w:eastAsia="zh-CN"/>
        </w:rPr>
        <w:t>【说明】列示本功能的处理逻辑。</w:t>
      </w:r>
    </w:p>
    <w:p>
      <w:pPr>
        <w:pStyle w:val="6"/>
        <w:spacing w:after="156"/>
      </w:pPr>
      <w:r>
        <w:rPr>
          <w:rFonts w:hint="eastAsia"/>
        </w:rPr>
        <w:t>功能流程</w:t>
      </w:r>
    </w:p>
    <w:p>
      <w:pPr>
        <w:spacing w:after="156" w:line="360" w:lineRule="auto"/>
        <w:ind w:firstLine="420"/>
        <w:rPr>
          <w:color w:val="000000"/>
          <w:sz w:val="21"/>
          <w:szCs w:val="21"/>
          <w:lang w:eastAsia="zh-CN"/>
        </w:rPr>
      </w:pPr>
      <w:r>
        <w:rPr>
          <w:rFonts w:hint="eastAsia"/>
          <w:color w:val="000000"/>
          <w:sz w:val="21"/>
          <w:szCs w:val="21"/>
          <w:lang w:eastAsia="zh-CN"/>
        </w:rPr>
        <w:t>无.</w:t>
      </w:r>
    </w:p>
    <w:p>
      <w:pPr>
        <w:pStyle w:val="6"/>
        <w:spacing w:after="156"/>
      </w:pPr>
      <w:r>
        <w:rPr>
          <w:rFonts w:hint="eastAsia"/>
        </w:rPr>
        <w:t>功能流程描述</w:t>
      </w:r>
    </w:p>
    <w:p>
      <w:pPr>
        <w:spacing w:after="156" w:line="360" w:lineRule="auto"/>
        <w:ind w:firstLine="420"/>
        <w:rPr>
          <w:color w:val="000000"/>
          <w:sz w:val="21"/>
          <w:szCs w:val="21"/>
          <w:lang w:eastAsia="zh-CN"/>
        </w:rPr>
      </w:pPr>
      <w:r>
        <w:rPr>
          <w:rFonts w:hint="eastAsia"/>
          <w:color w:val="000000"/>
          <w:sz w:val="21"/>
          <w:szCs w:val="21"/>
          <w:lang w:eastAsia="zh-CN"/>
        </w:rPr>
        <w:t>参照功能说明.</w:t>
      </w:r>
    </w:p>
    <w:p>
      <w:pPr>
        <w:pStyle w:val="5"/>
        <w:spacing w:after="156"/>
        <w:rPr>
          <w:color w:val="000000"/>
          <w:lang w:eastAsia="zh-CN"/>
        </w:rPr>
      </w:pPr>
      <w:r>
        <w:rPr>
          <w:rFonts w:hint="eastAsia"/>
          <w:color w:val="000000"/>
          <w:lang w:eastAsia="zh-CN"/>
        </w:rPr>
        <w:t>输入输出文件格式及模板</w:t>
      </w:r>
    </w:p>
    <w:p>
      <w:pPr>
        <w:spacing w:after="156" w:line="360" w:lineRule="auto"/>
        <w:rPr>
          <w:color w:val="000000"/>
          <w:sz w:val="21"/>
          <w:szCs w:val="21"/>
          <w:lang w:eastAsia="zh-CN"/>
        </w:rPr>
      </w:pPr>
      <w:r>
        <w:rPr>
          <w:rFonts w:hint="eastAsia"/>
          <w:color w:val="000000"/>
          <w:sz w:val="21"/>
          <w:szCs w:val="21"/>
          <w:lang w:eastAsia="zh-CN"/>
        </w:rPr>
        <w:t>【说明】导入文件或出具的报表等.</w:t>
      </w:r>
    </w:p>
    <w:p>
      <w:pPr>
        <w:pStyle w:val="5"/>
        <w:spacing w:after="156"/>
      </w:pPr>
      <w:r>
        <w:rPr>
          <w:rFonts w:hint="eastAsia"/>
        </w:rPr>
        <w:t>其它特殊处理和控制</w:t>
      </w:r>
    </w:p>
    <w:p>
      <w:pPr>
        <w:spacing w:after="156" w:line="360" w:lineRule="auto"/>
        <w:ind w:firstLine="420"/>
        <w:rPr>
          <w:color w:val="000000"/>
          <w:sz w:val="21"/>
          <w:szCs w:val="21"/>
          <w:lang w:eastAsia="zh-CN"/>
        </w:rPr>
      </w:pPr>
      <w:r>
        <w:rPr>
          <w:rFonts w:hint="eastAsia"/>
          <w:color w:val="000000"/>
          <w:sz w:val="21"/>
          <w:szCs w:val="21"/>
          <w:lang w:eastAsia="zh-CN"/>
        </w:rPr>
        <w:t>【说明】列示本功能特殊处理和控制.</w:t>
      </w:r>
    </w:p>
    <w:p>
      <w:pPr>
        <w:spacing w:after="156" w:line="360" w:lineRule="auto"/>
        <w:ind w:firstLine="420"/>
        <w:rPr>
          <w:color w:val="000000"/>
          <w:sz w:val="21"/>
          <w:szCs w:val="21"/>
          <w:lang w:eastAsia="zh-CN"/>
        </w:rPr>
      </w:pPr>
    </w:p>
    <w:p>
      <w:pPr>
        <w:pStyle w:val="4"/>
      </w:pPr>
      <w:bookmarkStart w:id="237" w:name="_Toc409427551"/>
      <w:r>
        <w:rPr>
          <w:rFonts w:hint="eastAsia"/>
        </w:rPr>
        <w:t>功能点：年报-单一福利计划账户管理报告(份额)(YZH05)</w:t>
      </w:r>
      <w:bookmarkEnd w:id="237"/>
    </w:p>
    <w:p>
      <w:pPr>
        <w:pStyle w:val="5"/>
        <w:spacing w:after="156"/>
        <w:rPr>
          <w:lang w:eastAsia="zh-CN"/>
        </w:rPr>
      </w:pPr>
      <w:r>
        <w:rPr>
          <w:rFonts w:hint="eastAsia"/>
          <w:lang w:eastAsia="zh-CN"/>
        </w:rPr>
        <w:t>功能说明</w:t>
      </w:r>
    </w:p>
    <w:p>
      <w:pPr>
        <w:spacing w:after="156" w:line="360" w:lineRule="auto"/>
        <w:ind w:firstLine="420"/>
        <w:rPr>
          <w:color w:val="000000"/>
          <w:sz w:val="21"/>
          <w:szCs w:val="21"/>
          <w:lang w:eastAsia="zh-CN"/>
        </w:rPr>
      </w:pPr>
      <w:r>
        <w:rPr>
          <w:color w:val="000000"/>
          <w:sz w:val="21"/>
          <w:szCs w:val="21"/>
          <w:lang w:eastAsia="zh-CN"/>
        </w:rPr>
        <w:t>当付费周期为1年时，则在第四季度正常统计账管费</w:t>
      </w:r>
      <w:r>
        <w:rPr>
          <w:rFonts w:hint="eastAsia"/>
          <w:color w:val="000000"/>
          <w:sz w:val="21"/>
          <w:szCs w:val="21"/>
          <w:lang w:eastAsia="zh-CN"/>
        </w:rPr>
        <w:t>，</w:t>
      </w:r>
      <w:r>
        <w:rPr>
          <w:color w:val="000000"/>
          <w:sz w:val="21"/>
          <w:szCs w:val="21"/>
          <w:lang w:eastAsia="zh-CN"/>
        </w:rPr>
        <w:t>其他情况下账管费用统计值为0</w:t>
      </w:r>
      <w:r>
        <w:rPr>
          <w:rFonts w:hint="eastAsia"/>
          <w:color w:val="000000"/>
          <w:sz w:val="21"/>
          <w:szCs w:val="21"/>
          <w:lang w:eastAsia="zh-CN"/>
        </w:rPr>
        <w:t>。</w:t>
      </w:r>
    </w:p>
    <w:p>
      <w:pPr>
        <w:pStyle w:val="5"/>
        <w:spacing w:after="156"/>
      </w:pPr>
      <w:r>
        <w:rPr>
          <w:rFonts w:hint="eastAsia"/>
          <w:lang w:eastAsia="zh-CN"/>
        </w:rPr>
        <w:t>菜单路径\用户</w:t>
      </w:r>
    </w:p>
    <w:p>
      <w:pPr>
        <w:pStyle w:val="5"/>
        <w:spacing w:after="156"/>
      </w:pPr>
      <w:r>
        <w:rPr>
          <w:rFonts w:hint="eastAsia"/>
        </w:rPr>
        <w:t>功能界面（可选）</w:t>
      </w:r>
    </w:p>
    <w:p>
      <w:pPr>
        <w:pStyle w:val="6"/>
        <w:spacing w:after="156"/>
      </w:pPr>
      <w:r>
        <w:rPr>
          <w:rFonts w:hint="eastAsia"/>
          <w:lang w:eastAsia="zh-CN"/>
        </w:rPr>
        <w:t>维护</w:t>
      </w:r>
      <w:r>
        <w:rPr>
          <w:rFonts w:hint="eastAsia"/>
        </w:rPr>
        <w:t>界面</w:t>
      </w:r>
    </w:p>
    <w:p>
      <w:pPr>
        <w:pStyle w:val="5"/>
        <w:spacing w:after="156"/>
      </w:pPr>
      <w:r>
        <w:rPr>
          <w:rFonts w:hint="eastAsia"/>
          <w:lang w:eastAsia="zh-CN"/>
        </w:rPr>
        <w:t>后台处理</w:t>
      </w:r>
      <w:r>
        <w:rPr>
          <w:rFonts w:hint="eastAsia"/>
        </w:rPr>
        <w:t>逻辑</w:t>
      </w:r>
    </w:p>
    <w:p>
      <w:pPr>
        <w:spacing w:after="156" w:line="360" w:lineRule="auto"/>
        <w:ind w:firstLine="420"/>
        <w:rPr>
          <w:color w:val="000000"/>
          <w:sz w:val="21"/>
          <w:szCs w:val="21"/>
          <w:lang w:eastAsia="zh-CN"/>
        </w:rPr>
      </w:pPr>
      <w:r>
        <w:rPr>
          <w:rFonts w:hint="eastAsia"/>
          <w:color w:val="000000"/>
          <w:sz w:val="21"/>
          <w:szCs w:val="21"/>
          <w:lang w:eastAsia="zh-CN"/>
        </w:rPr>
        <w:t>【说明】列示本功能的处理逻辑。</w:t>
      </w:r>
    </w:p>
    <w:p>
      <w:pPr>
        <w:pStyle w:val="6"/>
        <w:spacing w:after="156"/>
      </w:pPr>
      <w:r>
        <w:rPr>
          <w:rFonts w:hint="eastAsia"/>
        </w:rPr>
        <w:t>功能流程</w:t>
      </w:r>
    </w:p>
    <w:p>
      <w:pPr>
        <w:spacing w:after="156" w:line="360" w:lineRule="auto"/>
        <w:ind w:firstLine="420"/>
        <w:rPr>
          <w:color w:val="000000"/>
          <w:sz w:val="21"/>
          <w:szCs w:val="21"/>
          <w:lang w:eastAsia="zh-CN"/>
        </w:rPr>
      </w:pPr>
      <w:r>
        <w:rPr>
          <w:rFonts w:hint="eastAsia"/>
          <w:color w:val="000000"/>
          <w:sz w:val="21"/>
          <w:szCs w:val="21"/>
          <w:lang w:eastAsia="zh-CN"/>
        </w:rPr>
        <w:t>无.</w:t>
      </w:r>
    </w:p>
    <w:p>
      <w:pPr>
        <w:pStyle w:val="6"/>
        <w:spacing w:after="156"/>
      </w:pPr>
      <w:r>
        <w:rPr>
          <w:rFonts w:hint="eastAsia"/>
        </w:rPr>
        <w:t>功能流程描述</w:t>
      </w:r>
    </w:p>
    <w:p>
      <w:pPr>
        <w:spacing w:after="156" w:line="360" w:lineRule="auto"/>
        <w:ind w:firstLine="420"/>
        <w:rPr>
          <w:color w:val="000000"/>
          <w:sz w:val="21"/>
          <w:szCs w:val="21"/>
          <w:lang w:eastAsia="zh-CN"/>
        </w:rPr>
      </w:pPr>
      <w:r>
        <w:rPr>
          <w:rFonts w:hint="eastAsia"/>
          <w:color w:val="000000"/>
          <w:sz w:val="21"/>
          <w:szCs w:val="21"/>
          <w:lang w:eastAsia="zh-CN"/>
        </w:rPr>
        <w:t>参照功能说明.</w:t>
      </w:r>
    </w:p>
    <w:p>
      <w:pPr>
        <w:pStyle w:val="5"/>
        <w:spacing w:after="156"/>
        <w:rPr>
          <w:color w:val="000000"/>
          <w:lang w:eastAsia="zh-CN"/>
        </w:rPr>
      </w:pPr>
      <w:r>
        <w:rPr>
          <w:rFonts w:hint="eastAsia"/>
          <w:color w:val="000000"/>
          <w:lang w:eastAsia="zh-CN"/>
        </w:rPr>
        <w:t>输入输出文件格式及模板</w:t>
      </w:r>
    </w:p>
    <w:p>
      <w:pPr>
        <w:spacing w:after="156" w:line="360" w:lineRule="auto"/>
        <w:rPr>
          <w:color w:val="000000"/>
          <w:sz w:val="21"/>
          <w:szCs w:val="21"/>
          <w:lang w:eastAsia="zh-CN"/>
        </w:rPr>
      </w:pPr>
      <w:r>
        <w:rPr>
          <w:rFonts w:hint="eastAsia"/>
          <w:color w:val="000000"/>
          <w:sz w:val="21"/>
          <w:szCs w:val="21"/>
          <w:lang w:eastAsia="zh-CN"/>
        </w:rPr>
        <w:t>【说明】导入文件或出具的报表等.</w:t>
      </w:r>
    </w:p>
    <w:p>
      <w:pPr>
        <w:pStyle w:val="5"/>
        <w:spacing w:after="156"/>
      </w:pPr>
      <w:r>
        <w:rPr>
          <w:rFonts w:hint="eastAsia"/>
        </w:rPr>
        <w:t>其它特殊处理和控制</w:t>
      </w:r>
    </w:p>
    <w:p>
      <w:pPr>
        <w:spacing w:after="156" w:line="360" w:lineRule="auto"/>
        <w:ind w:firstLine="420"/>
        <w:rPr>
          <w:color w:val="000000"/>
          <w:sz w:val="21"/>
          <w:szCs w:val="21"/>
          <w:lang w:eastAsia="zh-CN"/>
        </w:rPr>
      </w:pPr>
      <w:r>
        <w:rPr>
          <w:rFonts w:hint="eastAsia"/>
          <w:color w:val="000000"/>
          <w:sz w:val="21"/>
          <w:szCs w:val="21"/>
          <w:lang w:eastAsia="zh-CN"/>
        </w:rPr>
        <w:t>【说明】列示本功能特殊处理和控制.</w:t>
      </w:r>
    </w:p>
    <w:p>
      <w:pPr>
        <w:pStyle w:val="4"/>
      </w:pPr>
      <w:bookmarkStart w:id="238" w:name="_Toc409427552"/>
      <w:r>
        <w:rPr>
          <w:rFonts w:hint="eastAsia"/>
        </w:rPr>
        <w:t>功能点：年报-集合福利计划账户管理报告(份额)(YZH06)</w:t>
      </w:r>
      <w:bookmarkEnd w:id="238"/>
    </w:p>
    <w:p>
      <w:pPr>
        <w:pStyle w:val="5"/>
        <w:spacing w:after="156"/>
        <w:rPr>
          <w:lang w:eastAsia="zh-CN"/>
        </w:rPr>
      </w:pPr>
      <w:r>
        <w:rPr>
          <w:rFonts w:hint="eastAsia"/>
          <w:lang w:eastAsia="zh-CN"/>
        </w:rPr>
        <w:t>功能说明</w:t>
      </w:r>
    </w:p>
    <w:p>
      <w:pPr>
        <w:spacing w:after="156" w:line="360" w:lineRule="auto"/>
        <w:ind w:firstLine="420"/>
        <w:rPr>
          <w:color w:val="000000"/>
          <w:sz w:val="21"/>
          <w:szCs w:val="21"/>
          <w:lang w:eastAsia="zh-CN"/>
        </w:rPr>
      </w:pPr>
      <w:r>
        <w:rPr>
          <w:color w:val="000000"/>
          <w:sz w:val="21"/>
          <w:szCs w:val="21"/>
          <w:lang w:eastAsia="zh-CN"/>
        </w:rPr>
        <w:t>当付费周期为1年时，则在第四季度正常统计账管费</w:t>
      </w:r>
      <w:r>
        <w:rPr>
          <w:rFonts w:hint="eastAsia"/>
          <w:color w:val="000000"/>
          <w:sz w:val="21"/>
          <w:szCs w:val="21"/>
          <w:lang w:eastAsia="zh-CN"/>
        </w:rPr>
        <w:t>，</w:t>
      </w:r>
      <w:r>
        <w:rPr>
          <w:color w:val="000000"/>
          <w:sz w:val="21"/>
          <w:szCs w:val="21"/>
          <w:lang w:eastAsia="zh-CN"/>
        </w:rPr>
        <w:t>其他情况下账管费用统计值为0</w:t>
      </w:r>
      <w:r>
        <w:rPr>
          <w:rFonts w:hint="eastAsia"/>
          <w:color w:val="000000"/>
          <w:sz w:val="21"/>
          <w:szCs w:val="21"/>
          <w:lang w:eastAsia="zh-CN"/>
        </w:rPr>
        <w:t>。</w:t>
      </w:r>
    </w:p>
    <w:p>
      <w:pPr>
        <w:pStyle w:val="5"/>
        <w:spacing w:after="156"/>
      </w:pPr>
      <w:r>
        <w:rPr>
          <w:rFonts w:hint="eastAsia"/>
          <w:lang w:eastAsia="zh-CN"/>
        </w:rPr>
        <w:t>菜单路径\用户</w:t>
      </w:r>
    </w:p>
    <w:p>
      <w:pPr>
        <w:pStyle w:val="5"/>
        <w:spacing w:after="156"/>
      </w:pPr>
      <w:r>
        <w:rPr>
          <w:rFonts w:hint="eastAsia"/>
        </w:rPr>
        <w:t>功能界面（可选）</w:t>
      </w:r>
    </w:p>
    <w:p>
      <w:pPr>
        <w:pStyle w:val="6"/>
        <w:spacing w:after="156"/>
      </w:pPr>
      <w:r>
        <w:rPr>
          <w:rFonts w:hint="eastAsia"/>
          <w:lang w:eastAsia="zh-CN"/>
        </w:rPr>
        <w:t>维护</w:t>
      </w:r>
      <w:r>
        <w:rPr>
          <w:rFonts w:hint="eastAsia"/>
        </w:rPr>
        <w:t>界面</w:t>
      </w:r>
    </w:p>
    <w:p>
      <w:pPr>
        <w:pStyle w:val="5"/>
        <w:spacing w:after="156"/>
      </w:pPr>
      <w:r>
        <w:rPr>
          <w:rFonts w:hint="eastAsia"/>
          <w:lang w:eastAsia="zh-CN"/>
        </w:rPr>
        <w:t>后台处理</w:t>
      </w:r>
      <w:r>
        <w:rPr>
          <w:rFonts w:hint="eastAsia"/>
        </w:rPr>
        <w:t>逻辑</w:t>
      </w:r>
    </w:p>
    <w:p>
      <w:pPr>
        <w:spacing w:after="156" w:line="360" w:lineRule="auto"/>
        <w:ind w:firstLine="420"/>
        <w:rPr>
          <w:color w:val="000000"/>
          <w:sz w:val="21"/>
          <w:szCs w:val="21"/>
          <w:lang w:eastAsia="zh-CN"/>
        </w:rPr>
      </w:pPr>
      <w:r>
        <w:rPr>
          <w:rFonts w:hint="eastAsia"/>
          <w:color w:val="000000"/>
          <w:sz w:val="21"/>
          <w:szCs w:val="21"/>
          <w:lang w:eastAsia="zh-CN"/>
        </w:rPr>
        <w:t>【说明】列示本功能的处理逻辑。</w:t>
      </w:r>
    </w:p>
    <w:p>
      <w:pPr>
        <w:pStyle w:val="6"/>
        <w:spacing w:after="156"/>
      </w:pPr>
      <w:r>
        <w:rPr>
          <w:rFonts w:hint="eastAsia"/>
        </w:rPr>
        <w:t>功能流程</w:t>
      </w:r>
    </w:p>
    <w:p>
      <w:pPr>
        <w:spacing w:after="156" w:line="360" w:lineRule="auto"/>
        <w:ind w:firstLine="420"/>
        <w:rPr>
          <w:color w:val="000000"/>
          <w:sz w:val="21"/>
          <w:szCs w:val="21"/>
          <w:lang w:eastAsia="zh-CN"/>
        </w:rPr>
      </w:pPr>
      <w:r>
        <w:rPr>
          <w:rFonts w:hint="eastAsia"/>
          <w:color w:val="000000"/>
          <w:sz w:val="21"/>
          <w:szCs w:val="21"/>
          <w:lang w:eastAsia="zh-CN"/>
        </w:rPr>
        <w:t>无.</w:t>
      </w:r>
    </w:p>
    <w:p>
      <w:pPr>
        <w:pStyle w:val="6"/>
        <w:spacing w:after="156"/>
      </w:pPr>
      <w:r>
        <w:rPr>
          <w:rFonts w:hint="eastAsia"/>
        </w:rPr>
        <w:t>功能流程描述</w:t>
      </w:r>
    </w:p>
    <w:p>
      <w:pPr>
        <w:spacing w:after="156" w:line="360" w:lineRule="auto"/>
        <w:ind w:firstLine="420"/>
        <w:rPr>
          <w:color w:val="000000"/>
          <w:sz w:val="21"/>
          <w:szCs w:val="21"/>
          <w:lang w:eastAsia="zh-CN"/>
        </w:rPr>
      </w:pPr>
      <w:r>
        <w:rPr>
          <w:rFonts w:hint="eastAsia"/>
          <w:color w:val="000000"/>
          <w:sz w:val="21"/>
          <w:szCs w:val="21"/>
          <w:lang w:eastAsia="zh-CN"/>
        </w:rPr>
        <w:t>参照功能说明.</w:t>
      </w:r>
    </w:p>
    <w:p>
      <w:pPr>
        <w:pStyle w:val="5"/>
        <w:spacing w:after="156"/>
        <w:rPr>
          <w:color w:val="000000"/>
          <w:lang w:eastAsia="zh-CN"/>
        </w:rPr>
      </w:pPr>
      <w:r>
        <w:rPr>
          <w:rFonts w:hint="eastAsia"/>
          <w:color w:val="000000"/>
          <w:lang w:eastAsia="zh-CN"/>
        </w:rPr>
        <w:t>输入输出文件格式及模板</w:t>
      </w:r>
    </w:p>
    <w:p>
      <w:pPr>
        <w:spacing w:after="156" w:line="360" w:lineRule="auto"/>
        <w:rPr>
          <w:color w:val="000000"/>
          <w:sz w:val="21"/>
          <w:szCs w:val="21"/>
          <w:lang w:eastAsia="zh-CN"/>
        </w:rPr>
      </w:pPr>
      <w:r>
        <w:rPr>
          <w:rFonts w:hint="eastAsia"/>
          <w:color w:val="000000"/>
          <w:sz w:val="21"/>
          <w:szCs w:val="21"/>
          <w:lang w:eastAsia="zh-CN"/>
        </w:rPr>
        <w:t>【说明】导入文件或出具的报表等.</w:t>
      </w:r>
    </w:p>
    <w:p>
      <w:pPr>
        <w:pStyle w:val="5"/>
        <w:spacing w:after="156"/>
      </w:pPr>
      <w:r>
        <w:rPr>
          <w:rFonts w:hint="eastAsia"/>
        </w:rPr>
        <w:t>其它特殊处理和控制</w:t>
      </w:r>
    </w:p>
    <w:p>
      <w:pPr>
        <w:spacing w:after="156" w:line="360" w:lineRule="auto"/>
        <w:ind w:firstLine="420"/>
        <w:rPr>
          <w:color w:val="000000"/>
          <w:sz w:val="21"/>
          <w:szCs w:val="21"/>
          <w:lang w:eastAsia="zh-CN"/>
        </w:rPr>
      </w:pPr>
      <w:r>
        <w:rPr>
          <w:rFonts w:hint="eastAsia"/>
          <w:color w:val="000000"/>
          <w:sz w:val="21"/>
          <w:szCs w:val="21"/>
          <w:lang w:eastAsia="zh-CN"/>
        </w:rPr>
        <w:t>【说明】列示本功能特殊处理和控制.</w:t>
      </w:r>
    </w:p>
    <w:p>
      <w:pPr>
        <w:pStyle w:val="4"/>
      </w:pPr>
      <w:bookmarkStart w:id="239" w:name="_Toc409427553"/>
      <w:r>
        <w:rPr>
          <w:rFonts w:hint="eastAsia"/>
        </w:rPr>
        <w:t>功能点：年报-集合计划之企业计划(YZH07)</w:t>
      </w:r>
      <w:bookmarkEnd w:id="239"/>
    </w:p>
    <w:p>
      <w:pPr>
        <w:pStyle w:val="5"/>
        <w:spacing w:after="156"/>
        <w:rPr>
          <w:lang w:eastAsia="zh-CN"/>
        </w:rPr>
      </w:pPr>
      <w:r>
        <w:rPr>
          <w:rFonts w:hint="eastAsia"/>
          <w:lang w:eastAsia="zh-CN"/>
        </w:rPr>
        <w:t>功能说明</w:t>
      </w:r>
    </w:p>
    <w:p>
      <w:pPr>
        <w:spacing w:after="156" w:line="360" w:lineRule="auto"/>
        <w:ind w:firstLine="420"/>
        <w:rPr>
          <w:color w:val="000000"/>
          <w:sz w:val="21"/>
          <w:szCs w:val="21"/>
          <w:lang w:eastAsia="zh-CN"/>
        </w:rPr>
      </w:pPr>
      <w:r>
        <w:rPr>
          <w:color w:val="000000"/>
          <w:sz w:val="21"/>
          <w:szCs w:val="21"/>
          <w:lang w:eastAsia="zh-CN"/>
        </w:rPr>
        <w:t>当付费周期为1年时，则在第四季度正常统计账管费</w:t>
      </w:r>
      <w:r>
        <w:rPr>
          <w:rFonts w:hint="eastAsia"/>
          <w:color w:val="000000"/>
          <w:sz w:val="21"/>
          <w:szCs w:val="21"/>
          <w:lang w:eastAsia="zh-CN"/>
        </w:rPr>
        <w:t>，</w:t>
      </w:r>
      <w:r>
        <w:rPr>
          <w:color w:val="000000"/>
          <w:sz w:val="21"/>
          <w:szCs w:val="21"/>
          <w:lang w:eastAsia="zh-CN"/>
        </w:rPr>
        <w:t>其他情况下账管费用统计值为0</w:t>
      </w:r>
      <w:r>
        <w:rPr>
          <w:rFonts w:hint="eastAsia"/>
          <w:color w:val="000000"/>
          <w:sz w:val="21"/>
          <w:szCs w:val="21"/>
          <w:lang w:eastAsia="zh-CN"/>
        </w:rPr>
        <w:t>。</w:t>
      </w:r>
    </w:p>
    <w:p>
      <w:pPr>
        <w:pStyle w:val="5"/>
        <w:spacing w:after="156"/>
      </w:pPr>
      <w:r>
        <w:rPr>
          <w:rFonts w:hint="eastAsia"/>
          <w:lang w:eastAsia="zh-CN"/>
        </w:rPr>
        <w:t>菜单路径\用户</w:t>
      </w:r>
    </w:p>
    <w:p>
      <w:pPr>
        <w:pStyle w:val="5"/>
        <w:spacing w:after="156"/>
      </w:pPr>
      <w:r>
        <w:rPr>
          <w:rFonts w:hint="eastAsia"/>
        </w:rPr>
        <w:t>功能界面（可选）</w:t>
      </w:r>
    </w:p>
    <w:p>
      <w:pPr>
        <w:pStyle w:val="6"/>
        <w:spacing w:after="156"/>
      </w:pPr>
      <w:r>
        <w:rPr>
          <w:rFonts w:hint="eastAsia"/>
          <w:lang w:eastAsia="zh-CN"/>
        </w:rPr>
        <w:t>维护</w:t>
      </w:r>
      <w:r>
        <w:rPr>
          <w:rFonts w:hint="eastAsia"/>
        </w:rPr>
        <w:t>界面</w:t>
      </w:r>
    </w:p>
    <w:p>
      <w:pPr>
        <w:pStyle w:val="5"/>
        <w:spacing w:after="156"/>
      </w:pPr>
      <w:r>
        <w:rPr>
          <w:rFonts w:hint="eastAsia"/>
          <w:lang w:eastAsia="zh-CN"/>
        </w:rPr>
        <w:t>后台处理</w:t>
      </w:r>
      <w:r>
        <w:rPr>
          <w:rFonts w:hint="eastAsia"/>
        </w:rPr>
        <w:t>逻辑</w:t>
      </w:r>
    </w:p>
    <w:p>
      <w:pPr>
        <w:spacing w:after="156" w:line="360" w:lineRule="auto"/>
        <w:ind w:firstLine="420"/>
        <w:rPr>
          <w:color w:val="000000"/>
          <w:sz w:val="21"/>
          <w:szCs w:val="21"/>
          <w:lang w:eastAsia="zh-CN"/>
        </w:rPr>
      </w:pPr>
      <w:r>
        <w:rPr>
          <w:rFonts w:hint="eastAsia"/>
          <w:color w:val="000000"/>
          <w:sz w:val="21"/>
          <w:szCs w:val="21"/>
          <w:lang w:eastAsia="zh-CN"/>
        </w:rPr>
        <w:t>【说明】列示本功能的处理逻辑。</w:t>
      </w:r>
    </w:p>
    <w:p>
      <w:pPr>
        <w:pStyle w:val="6"/>
        <w:spacing w:after="156"/>
      </w:pPr>
      <w:r>
        <w:rPr>
          <w:rFonts w:hint="eastAsia"/>
        </w:rPr>
        <w:t>功能流程</w:t>
      </w:r>
    </w:p>
    <w:p>
      <w:pPr>
        <w:spacing w:after="156" w:line="360" w:lineRule="auto"/>
        <w:ind w:firstLine="420"/>
        <w:rPr>
          <w:color w:val="000000"/>
          <w:sz w:val="21"/>
          <w:szCs w:val="21"/>
          <w:lang w:eastAsia="zh-CN"/>
        </w:rPr>
      </w:pPr>
      <w:r>
        <w:rPr>
          <w:rFonts w:hint="eastAsia"/>
          <w:color w:val="000000"/>
          <w:sz w:val="21"/>
          <w:szCs w:val="21"/>
          <w:lang w:eastAsia="zh-CN"/>
        </w:rPr>
        <w:t>无.</w:t>
      </w:r>
    </w:p>
    <w:p>
      <w:pPr>
        <w:pStyle w:val="6"/>
        <w:spacing w:after="156"/>
      </w:pPr>
      <w:r>
        <w:rPr>
          <w:rFonts w:hint="eastAsia"/>
        </w:rPr>
        <w:t>功能流程描述</w:t>
      </w:r>
    </w:p>
    <w:p>
      <w:pPr>
        <w:spacing w:after="156" w:line="360" w:lineRule="auto"/>
        <w:ind w:firstLine="420"/>
        <w:rPr>
          <w:color w:val="000000"/>
          <w:sz w:val="21"/>
          <w:szCs w:val="21"/>
          <w:lang w:eastAsia="zh-CN"/>
        </w:rPr>
      </w:pPr>
      <w:r>
        <w:rPr>
          <w:rFonts w:hint="eastAsia"/>
          <w:color w:val="000000"/>
          <w:sz w:val="21"/>
          <w:szCs w:val="21"/>
          <w:lang w:eastAsia="zh-CN"/>
        </w:rPr>
        <w:t>参照功能说明.</w:t>
      </w:r>
    </w:p>
    <w:p>
      <w:pPr>
        <w:pStyle w:val="5"/>
        <w:spacing w:after="156"/>
        <w:rPr>
          <w:color w:val="000000"/>
          <w:lang w:eastAsia="zh-CN"/>
        </w:rPr>
      </w:pPr>
      <w:r>
        <w:rPr>
          <w:rFonts w:hint="eastAsia"/>
          <w:color w:val="000000"/>
          <w:lang w:eastAsia="zh-CN"/>
        </w:rPr>
        <w:t>输入输出文件格式及模板</w:t>
      </w:r>
    </w:p>
    <w:p>
      <w:pPr>
        <w:spacing w:after="156" w:line="360" w:lineRule="auto"/>
        <w:rPr>
          <w:color w:val="000000"/>
          <w:sz w:val="21"/>
          <w:szCs w:val="21"/>
          <w:lang w:eastAsia="zh-CN"/>
        </w:rPr>
      </w:pPr>
      <w:r>
        <w:rPr>
          <w:rFonts w:hint="eastAsia"/>
          <w:color w:val="000000"/>
          <w:sz w:val="21"/>
          <w:szCs w:val="21"/>
          <w:lang w:eastAsia="zh-CN"/>
        </w:rPr>
        <w:t>【说明】导入文件或出具的报表等.</w:t>
      </w:r>
    </w:p>
    <w:p>
      <w:pPr>
        <w:pStyle w:val="5"/>
        <w:spacing w:after="156"/>
      </w:pPr>
      <w:r>
        <w:rPr>
          <w:rFonts w:hint="eastAsia"/>
        </w:rPr>
        <w:t>其它特殊处理和控制</w:t>
      </w:r>
    </w:p>
    <w:p>
      <w:pPr>
        <w:rPr>
          <w:lang w:eastAsia="zh-CN"/>
        </w:rPr>
      </w:pPr>
      <w:r>
        <w:rPr>
          <w:rFonts w:hint="eastAsia"/>
          <w:color w:val="000000"/>
          <w:sz w:val="21"/>
          <w:szCs w:val="21"/>
          <w:lang w:eastAsia="zh-CN"/>
        </w:rPr>
        <w:t>【说明】列示本功能特殊处理和控制.</w:t>
      </w:r>
    </w:p>
    <w:p>
      <w:pPr>
        <w:pStyle w:val="3"/>
      </w:pPr>
      <w:bookmarkStart w:id="240" w:name="_Toc391039933"/>
      <w:bookmarkStart w:id="241" w:name="_Toc390072270"/>
      <w:r>
        <w:rPr>
          <w:rFonts w:hint="eastAsia"/>
        </w:rPr>
        <w:t>基金转换相关报表的修改</w:t>
      </w:r>
      <w:bookmarkEnd w:id="240"/>
    </w:p>
    <w:p>
      <w:pPr>
        <w:ind w:firstLine="400"/>
        <w:rPr>
          <w:lang w:eastAsia="zh-CN"/>
        </w:rPr>
      </w:pPr>
      <w:r>
        <w:rPr>
          <w:rFonts w:hint="eastAsia"/>
          <w:lang w:eastAsia="zh-CN"/>
        </w:rPr>
        <w:t>经过基金转换业务后，对应的报表DTZ01(投资成交报告 凭证式)、DTZ02（投资成交报告 清单式）、DTZ03（投资成交报告 日报）、DSG01（申购赎回 凭证式）、DSG02（申购赎回 清单式 ）有显示数据值变化，需要作出对应的改造。</w:t>
      </w:r>
    </w:p>
    <w:p>
      <w:pPr>
        <w:pStyle w:val="4"/>
        <w:ind w:left="0" w:firstLine="0"/>
      </w:pPr>
      <w:r>
        <w:rPr>
          <w:rFonts w:hint="eastAsia"/>
        </w:rPr>
        <w:t>功能点：</w:t>
      </w:r>
      <w:bookmarkEnd w:id="241"/>
      <w:r>
        <w:rPr>
          <w:rFonts w:hint="eastAsia"/>
        </w:rPr>
        <w:t>投资成交报告-凭证式</w:t>
      </w:r>
    </w:p>
    <w:p>
      <w:pPr>
        <w:pStyle w:val="5"/>
        <w:spacing w:after="156"/>
        <w:rPr>
          <w:lang w:eastAsia="zh-CN"/>
        </w:rPr>
      </w:pPr>
      <w:bookmarkStart w:id="242" w:name="_Toc390072271"/>
      <w:r>
        <w:rPr>
          <w:rFonts w:hint="eastAsia"/>
          <w:lang w:eastAsia="zh-CN"/>
        </w:rPr>
        <w:t>功能说明</w:t>
      </w:r>
      <w:bookmarkEnd w:id="242"/>
    </w:p>
    <w:p>
      <w:pPr>
        <w:pStyle w:val="5"/>
        <w:spacing w:after="156"/>
        <w:rPr>
          <w:lang w:eastAsia="zh-CN"/>
        </w:rPr>
      </w:pPr>
      <w:bookmarkStart w:id="243" w:name="_Toc390072272"/>
      <w:r>
        <w:rPr>
          <w:rFonts w:hint="eastAsia"/>
          <w:lang w:eastAsia="zh-CN"/>
        </w:rPr>
        <w:t>报表名称</w:t>
      </w:r>
      <w:bookmarkEnd w:id="243"/>
    </w:p>
    <w:p>
      <w:pPr>
        <w:ind w:firstLine="402"/>
        <w:rPr>
          <w:rFonts w:asciiTheme="minorEastAsia" w:hAnsiTheme="minorEastAsia" w:eastAsiaTheme="minorEastAsia"/>
          <w:b/>
          <w:lang w:eastAsia="zh-CN"/>
        </w:rPr>
      </w:pPr>
      <w:r>
        <w:rPr>
          <w:rFonts w:hint="eastAsia" w:asciiTheme="minorEastAsia" w:hAnsiTheme="minorEastAsia" w:eastAsiaTheme="minorEastAsia"/>
          <w:b/>
          <w:lang w:eastAsia="zh-CN"/>
        </w:rPr>
        <w:t>在报表指令表中,该报表数据如下:</w:t>
      </w:r>
    </w:p>
    <w:p>
      <w:pPr>
        <w:pStyle w:val="65"/>
        <w:ind w:left="402" w:leftChars="201"/>
        <w:rPr>
          <w:rFonts w:asciiTheme="minorEastAsia" w:hAnsiTheme="minorEastAsia" w:eastAsiaTheme="minorEastAsia"/>
          <w:sz w:val="20"/>
          <w:szCs w:val="20"/>
        </w:rPr>
      </w:pPr>
      <w:r>
        <w:rPr>
          <w:rFonts w:hint="eastAsia" w:asciiTheme="minorEastAsia" w:hAnsiTheme="minorEastAsia" w:eastAsiaTheme="minorEastAsia"/>
          <w:b/>
          <w:sz w:val="20"/>
          <w:szCs w:val="20"/>
        </w:rPr>
        <w:t>报表编号：</w:t>
      </w:r>
      <w:r>
        <w:rPr>
          <w:rFonts w:hint="eastAsia" w:asciiTheme="minorEastAsia" w:hAnsiTheme="minorEastAsia" w:eastAsiaTheme="minorEastAsia"/>
          <w:color w:val="000000"/>
          <w:sz w:val="20"/>
          <w:szCs w:val="20"/>
        </w:rPr>
        <w:t>DTZ01</w:t>
      </w:r>
      <w:r>
        <w:rPr>
          <w:rFonts w:hint="eastAsia" w:asciiTheme="minorEastAsia" w:hAnsiTheme="minorEastAsia" w:eastAsiaTheme="minorEastAsia"/>
          <w:sz w:val="20"/>
          <w:szCs w:val="20"/>
        </w:rPr>
        <w:t>。</w:t>
      </w:r>
    </w:p>
    <w:p>
      <w:pPr>
        <w:pStyle w:val="65"/>
        <w:ind w:left="402" w:leftChars="201"/>
        <w:rPr>
          <w:rFonts w:asciiTheme="minorEastAsia" w:hAnsiTheme="minorEastAsia" w:eastAsiaTheme="minorEastAsia"/>
          <w:sz w:val="20"/>
          <w:szCs w:val="20"/>
        </w:rPr>
      </w:pPr>
      <w:r>
        <w:rPr>
          <w:rFonts w:hint="eastAsia" w:asciiTheme="minorEastAsia" w:hAnsiTheme="minorEastAsia" w:eastAsiaTheme="minorEastAsia"/>
          <w:b/>
          <w:sz w:val="20"/>
          <w:szCs w:val="20"/>
        </w:rPr>
        <w:t>报表名称：</w:t>
      </w:r>
      <w:r>
        <w:rPr>
          <w:rFonts w:hint="eastAsia" w:asciiTheme="minorEastAsia" w:hAnsiTheme="minorEastAsia" w:eastAsiaTheme="minorEastAsia"/>
          <w:sz w:val="20"/>
          <w:szCs w:val="20"/>
        </w:rPr>
        <w:t>“</w:t>
      </w:r>
      <w:r>
        <w:rPr>
          <w:rStyle w:val="66"/>
          <w:rFonts w:hint="eastAsia" w:asciiTheme="minorEastAsia" w:hAnsiTheme="minorEastAsia" w:eastAsiaTheme="minorEastAsia"/>
          <w:sz w:val="20"/>
          <w:szCs w:val="20"/>
        </w:rPr>
        <w:t>日期+投资成交报告（凭证式）+产品名称.xls</w:t>
      </w:r>
      <w:r>
        <w:rPr>
          <w:rFonts w:asciiTheme="minorEastAsia" w:hAnsiTheme="minorEastAsia" w:eastAsiaTheme="minorEastAsia"/>
          <w:sz w:val="20"/>
          <w:szCs w:val="20"/>
        </w:rPr>
        <w:t>”</w:t>
      </w:r>
      <w:r>
        <w:rPr>
          <w:rFonts w:hint="eastAsia" w:asciiTheme="minorEastAsia" w:hAnsiTheme="minorEastAsia" w:eastAsiaTheme="minorEastAsia"/>
          <w:sz w:val="20"/>
          <w:szCs w:val="20"/>
        </w:rPr>
        <w:t>。</w:t>
      </w:r>
    </w:p>
    <w:p>
      <w:pPr>
        <w:pStyle w:val="65"/>
        <w:ind w:left="402" w:leftChars="201"/>
        <w:rPr>
          <w:rFonts w:asciiTheme="minorEastAsia" w:hAnsiTheme="minorEastAsia" w:eastAsiaTheme="minorEastAsia"/>
          <w:sz w:val="20"/>
          <w:szCs w:val="20"/>
        </w:rPr>
      </w:pPr>
      <w:r>
        <w:rPr>
          <w:rStyle w:val="66"/>
          <w:rFonts w:hint="eastAsia" w:asciiTheme="minorEastAsia" w:hAnsiTheme="minorEastAsia" w:eastAsiaTheme="minorEastAsia"/>
          <w:b/>
          <w:sz w:val="20"/>
          <w:szCs w:val="20"/>
        </w:rPr>
        <w:t>计划编号：</w:t>
      </w:r>
      <w:r>
        <w:rPr>
          <w:rStyle w:val="66"/>
          <w:rFonts w:hint="eastAsia" w:asciiTheme="minorEastAsia" w:hAnsiTheme="minorEastAsia" w:eastAsiaTheme="minorEastAsia"/>
          <w:sz w:val="20"/>
          <w:szCs w:val="20"/>
        </w:rPr>
        <w:t>企业编号,企业计划编号</w:t>
      </w:r>
      <w:r>
        <w:rPr>
          <w:rFonts w:hint="eastAsia" w:asciiTheme="minorEastAsia" w:hAnsiTheme="minorEastAsia" w:eastAsiaTheme="minorEastAsia"/>
          <w:sz w:val="20"/>
          <w:szCs w:val="20"/>
        </w:rPr>
        <w:t>。</w:t>
      </w:r>
    </w:p>
    <w:p>
      <w:pPr>
        <w:pStyle w:val="65"/>
        <w:ind w:left="402" w:leftChars="201"/>
        <w:rPr>
          <w:rFonts w:asciiTheme="minorEastAsia" w:hAnsiTheme="minorEastAsia" w:eastAsiaTheme="minorEastAsia"/>
          <w:sz w:val="20"/>
          <w:szCs w:val="20"/>
        </w:rPr>
      </w:pPr>
      <w:r>
        <w:rPr>
          <w:rFonts w:hint="eastAsia" w:asciiTheme="minorEastAsia" w:hAnsiTheme="minorEastAsia" w:eastAsiaTheme="minorEastAsia"/>
          <w:b/>
          <w:sz w:val="20"/>
          <w:szCs w:val="20"/>
        </w:rPr>
        <w:t>计划名称：</w:t>
      </w:r>
      <w:r>
        <w:rPr>
          <w:rFonts w:hint="eastAsia" w:asciiTheme="minorEastAsia" w:hAnsiTheme="minorEastAsia" w:eastAsiaTheme="minorEastAsia"/>
          <w:sz w:val="20"/>
          <w:szCs w:val="20"/>
        </w:rPr>
        <w:t>由计划编号取值确定。</w:t>
      </w:r>
    </w:p>
    <w:p>
      <w:pPr>
        <w:pStyle w:val="65"/>
        <w:ind w:left="402" w:leftChars="201"/>
        <w:rPr>
          <w:rFonts w:asciiTheme="minorEastAsia" w:hAnsiTheme="minorEastAsia" w:eastAsiaTheme="minorEastAsia"/>
          <w:sz w:val="20"/>
          <w:szCs w:val="20"/>
        </w:rPr>
      </w:pPr>
      <w:r>
        <w:rPr>
          <w:rFonts w:hint="eastAsia" w:asciiTheme="minorEastAsia" w:hAnsiTheme="minorEastAsia" w:eastAsiaTheme="minorEastAsia"/>
          <w:b/>
          <w:sz w:val="20"/>
          <w:szCs w:val="20"/>
        </w:rPr>
        <w:t>报表存储路径及存储名称：</w:t>
      </w:r>
      <w:r>
        <w:rPr>
          <w:rFonts w:hint="eastAsia" w:asciiTheme="minorEastAsia" w:hAnsiTheme="minorEastAsia" w:eastAsiaTheme="minorEastAsia"/>
          <w:sz w:val="20"/>
          <w:szCs w:val="20"/>
        </w:rPr>
        <w:t>“/pension/report/reporttmp/日期/</w:t>
      </w:r>
      <w:r>
        <w:rPr>
          <w:rStyle w:val="66"/>
          <w:rFonts w:hint="eastAsia" w:asciiTheme="minorEastAsia" w:hAnsiTheme="minorEastAsia" w:eastAsiaTheme="minorEastAsia"/>
          <w:sz w:val="20"/>
          <w:szCs w:val="20"/>
        </w:rPr>
        <w:t>年金计划编号/企业计划编号</w:t>
      </w:r>
      <w:r>
        <w:rPr>
          <w:rFonts w:hint="eastAsia" w:asciiTheme="minorEastAsia" w:hAnsiTheme="minorEastAsia" w:eastAsiaTheme="minorEastAsia"/>
          <w:sz w:val="20"/>
          <w:szCs w:val="20"/>
        </w:rPr>
        <w:t>/</w:t>
      </w:r>
      <w:r>
        <w:rPr>
          <w:rStyle w:val="66"/>
          <w:rFonts w:hint="eastAsia" w:asciiTheme="minorEastAsia" w:hAnsiTheme="minorEastAsia" w:eastAsiaTheme="minorEastAsia"/>
          <w:sz w:val="20"/>
          <w:szCs w:val="20"/>
        </w:rPr>
        <w:t>日期+投资成交报告（凭证式）+产品名称.xls</w:t>
      </w:r>
      <w:r>
        <w:rPr>
          <w:rFonts w:hint="eastAsia" w:asciiTheme="minorEastAsia" w:hAnsiTheme="minorEastAsia" w:eastAsiaTheme="minorEastAsia"/>
          <w:sz w:val="20"/>
          <w:szCs w:val="20"/>
        </w:rPr>
        <w:t>”。</w:t>
      </w:r>
    </w:p>
    <w:p>
      <w:pPr>
        <w:pStyle w:val="65"/>
        <w:ind w:left="402" w:leftChars="201"/>
        <w:rPr>
          <w:rFonts w:asciiTheme="minorEastAsia" w:hAnsiTheme="minorEastAsia" w:eastAsiaTheme="minorEastAsia"/>
          <w:sz w:val="20"/>
          <w:szCs w:val="20"/>
        </w:rPr>
      </w:pPr>
      <w:r>
        <w:rPr>
          <w:rFonts w:hint="eastAsia" w:asciiTheme="minorEastAsia" w:hAnsiTheme="minorEastAsia" w:eastAsiaTheme="minorEastAsia"/>
          <w:b/>
          <w:sz w:val="20"/>
          <w:szCs w:val="20"/>
        </w:rPr>
        <w:t>生成报表名称:</w:t>
      </w:r>
      <w:r>
        <w:rPr>
          <w:rFonts w:asciiTheme="minorEastAsia" w:hAnsiTheme="minorEastAsia" w:eastAsiaTheme="minorEastAsia"/>
          <w:sz w:val="20"/>
          <w:szCs w:val="20"/>
        </w:rPr>
        <w:t>”</w:t>
      </w:r>
      <w:r>
        <w:rPr>
          <w:rStyle w:val="66"/>
          <w:rFonts w:hint="eastAsia" w:asciiTheme="minorEastAsia" w:hAnsiTheme="minorEastAsia" w:eastAsiaTheme="minorEastAsia"/>
          <w:sz w:val="20"/>
          <w:szCs w:val="20"/>
        </w:rPr>
        <w:t xml:space="preserve"> 日期+投资成交报告（凭证式）+产品名称.xls</w:t>
      </w:r>
      <w:r>
        <w:rPr>
          <w:rFonts w:asciiTheme="minorEastAsia" w:hAnsiTheme="minorEastAsia" w:eastAsiaTheme="minorEastAsia"/>
          <w:sz w:val="20"/>
          <w:szCs w:val="20"/>
        </w:rPr>
        <w:t>”</w:t>
      </w:r>
      <w:r>
        <w:rPr>
          <w:rFonts w:hint="eastAsia" w:asciiTheme="minorEastAsia" w:hAnsiTheme="minorEastAsia" w:eastAsiaTheme="minorEastAsia"/>
          <w:sz w:val="20"/>
          <w:szCs w:val="20"/>
        </w:rPr>
        <w:t>。</w:t>
      </w:r>
    </w:p>
    <w:p>
      <w:pPr>
        <w:pStyle w:val="5"/>
        <w:spacing w:after="156"/>
        <w:rPr>
          <w:lang w:eastAsia="zh-CN"/>
        </w:rPr>
      </w:pPr>
      <w:bookmarkStart w:id="244" w:name="_Toc390072273"/>
      <w:r>
        <w:rPr>
          <w:rFonts w:hint="eastAsia"/>
          <w:lang w:eastAsia="zh-CN"/>
        </w:rPr>
        <w:t>报表指令</w:t>
      </w:r>
      <w:bookmarkEnd w:id="244"/>
    </w:p>
    <w:p>
      <w:pPr>
        <w:ind w:firstLine="426"/>
      </w:pPr>
      <w:r>
        <w:rPr>
          <w:rFonts w:hint="eastAsia"/>
        </w:rPr>
        <w:t>日结插入报表指令。</w:t>
      </w:r>
    </w:p>
    <w:p>
      <w:pPr>
        <w:pStyle w:val="5"/>
        <w:spacing w:after="156"/>
        <w:rPr>
          <w:lang w:eastAsia="zh-CN"/>
        </w:rPr>
      </w:pPr>
      <w:bookmarkStart w:id="245" w:name="_Toc390072274"/>
      <w:r>
        <w:rPr>
          <w:rFonts w:hint="eastAsia"/>
          <w:lang w:eastAsia="zh-CN"/>
        </w:rPr>
        <w:t>报表类型</w:t>
      </w:r>
      <w:bookmarkEnd w:id="245"/>
    </w:p>
    <w:p>
      <w:pPr>
        <w:ind w:firstLine="400"/>
      </w:pPr>
      <w:r>
        <w:rPr>
          <w:rFonts w:hint="eastAsia"/>
        </w:rPr>
        <w:t>日结报表。</w:t>
      </w:r>
    </w:p>
    <w:p>
      <w:pPr>
        <w:pStyle w:val="5"/>
        <w:spacing w:after="156"/>
        <w:rPr>
          <w:lang w:eastAsia="zh-CN"/>
        </w:rPr>
      </w:pPr>
      <w:bookmarkStart w:id="246" w:name="_Toc390072275"/>
      <w:r>
        <w:rPr>
          <w:rFonts w:hint="eastAsia"/>
          <w:lang w:eastAsia="zh-CN"/>
        </w:rPr>
        <w:t>报表模板</w:t>
      </w:r>
      <w:bookmarkEnd w:id="246"/>
    </w:p>
    <w:p>
      <w:pPr>
        <w:ind w:firstLine="400"/>
      </w:pPr>
      <w:r>
        <w:rPr>
          <w:rFonts w:hint="eastAsia"/>
          <w:lang w:eastAsia="zh-CN"/>
        </w:rPr>
        <w:t>本期报表显示列无变化。</w:t>
      </w:r>
      <w:r>
        <w:rPr>
          <w:rFonts w:hint="eastAsia"/>
        </w:rPr>
        <w:t>原模板,如下:</w:t>
      </w:r>
    </w:p>
    <w:p>
      <w:pPr>
        <w:ind w:firstLine="400"/>
      </w:pPr>
      <w:r>
        <w:object>
          <v:shape id="_x0000_i1047" o:spt="75" type="#_x0000_t75" style="height:48pt;width:76.5pt;" o:ole="t" filled="f" o:preferrelative="t" stroked="f" coordsize="21600,21600">
            <v:path/>
            <v:fill on="f" focussize="0,0"/>
            <v:stroke on="f" joinstyle="miter"/>
            <v:imagedata r:id="rId72" o:title=""/>
            <o:lock v:ext="edit" aspectratio="t"/>
            <w10:wrap type="none"/>
            <w10:anchorlock/>
          </v:shape>
          <o:OLEObject Type="Embed" ProgID="Excel.Sheet.8" ShapeID="_x0000_i1047" DrawAspect="Icon" ObjectID="_1468075747" r:id="rId71">
            <o:LockedField>false</o:LockedField>
          </o:OLEObject>
        </w:object>
      </w:r>
    </w:p>
    <w:p>
      <w:pPr>
        <w:pStyle w:val="5"/>
        <w:spacing w:after="156"/>
        <w:rPr>
          <w:lang w:eastAsia="zh-CN"/>
        </w:rPr>
      </w:pPr>
      <w:bookmarkStart w:id="247" w:name="_Toc390072276"/>
      <w:r>
        <w:rPr>
          <w:rFonts w:hint="eastAsia"/>
          <w:lang w:eastAsia="zh-CN"/>
        </w:rPr>
        <w:t>逻辑说明</w:t>
      </w:r>
      <w:bookmarkEnd w:id="247"/>
    </w:p>
    <w:p>
      <w:pPr>
        <w:pStyle w:val="5"/>
        <w:spacing w:after="156"/>
        <w:rPr>
          <w:lang w:eastAsia="zh-CN"/>
        </w:rPr>
      </w:pPr>
      <w:bookmarkStart w:id="248" w:name="_Toc390072277"/>
      <w:r>
        <w:rPr>
          <w:rFonts w:hint="eastAsia"/>
          <w:lang w:eastAsia="zh-CN"/>
        </w:rPr>
        <w:t>逻辑描述</w:t>
      </w:r>
      <w:bookmarkEnd w:id="248"/>
    </w:p>
    <w:p>
      <w:pPr>
        <w:ind w:firstLine="400"/>
        <w:rPr>
          <w:lang w:eastAsia="zh-CN"/>
        </w:rPr>
      </w:pPr>
      <w:r>
        <w:rPr>
          <w:rFonts w:hint="eastAsia"/>
          <w:lang w:eastAsia="zh-CN"/>
        </w:rPr>
        <w:t>需要修改展示字段值后台逻辑，列名如下：赎回金额、赎回份额、投资转换赎回金额、投资转换赎回份额、申购金额、申购份额、投资转换赎回金额、投资转换赎回份额。</w:t>
      </w:r>
    </w:p>
    <w:p>
      <w:pPr>
        <w:pStyle w:val="6"/>
        <w:keepNext/>
        <w:keepLines/>
        <w:widowControl w:val="0"/>
        <w:numPr>
          <w:ilvl w:val="3"/>
          <w:numId w:val="1"/>
        </w:numPr>
        <w:overflowPunct/>
        <w:autoSpaceDE/>
        <w:autoSpaceDN/>
        <w:adjustRightInd/>
        <w:spacing w:after="120"/>
        <w:ind w:left="0" w:firstLine="0"/>
        <w:textAlignment w:val="auto"/>
      </w:pPr>
      <w:bookmarkStart w:id="249" w:name="_Toc390072278"/>
      <w:r>
        <w:rPr>
          <w:rFonts w:hint="eastAsia"/>
        </w:rPr>
        <w:t>配平描述</w:t>
      </w:r>
      <w:bookmarkEnd w:id="249"/>
    </w:p>
    <w:p>
      <w:pPr>
        <w:ind w:firstLine="400"/>
        <w:rPr>
          <w:lang w:eastAsia="zh-CN"/>
        </w:rPr>
      </w:pPr>
      <w:r>
        <w:rPr>
          <w:rFonts w:hint="eastAsia"/>
          <w:lang w:eastAsia="zh-CN"/>
        </w:rPr>
        <w:t>赎回金额=赎回金额+基金转换赎回金额</w:t>
      </w:r>
    </w:p>
    <w:p>
      <w:pPr>
        <w:ind w:firstLine="400"/>
        <w:rPr>
          <w:lang w:eastAsia="zh-CN"/>
        </w:rPr>
      </w:pPr>
      <w:r>
        <w:rPr>
          <w:rFonts w:hint="eastAsia"/>
          <w:lang w:eastAsia="zh-CN"/>
        </w:rPr>
        <w:t>赎回份额=赎回份额+基金转换赎回份额</w:t>
      </w:r>
    </w:p>
    <w:p>
      <w:pPr>
        <w:ind w:firstLine="400"/>
        <w:rPr>
          <w:lang w:eastAsia="zh-CN"/>
        </w:rPr>
      </w:pPr>
      <w:r>
        <w:rPr>
          <w:rFonts w:hint="eastAsia"/>
          <w:lang w:eastAsia="zh-CN"/>
        </w:rPr>
        <w:t>投资转换赎回金额=投资转换赎回金额+基金转换赎回金额</w:t>
      </w:r>
    </w:p>
    <w:p>
      <w:pPr>
        <w:ind w:firstLine="400"/>
        <w:rPr>
          <w:lang w:eastAsia="zh-CN"/>
        </w:rPr>
      </w:pPr>
      <w:r>
        <w:rPr>
          <w:rFonts w:hint="eastAsia"/>
          <w:lang w:eastAsia="zh-CN"/>
        </w:rPr>
        <w:t>投资转换赎回份额=投资转换赎回份额+基金转换赎回份额</w:t>
      </w:r>
    </w:p>
    <w:p>
      <w:pPr>
        <w:ind w:firstLine="400"/>
        <w:rPr>
          <w:lang w:eastAsia="zh-CN"/>
        </w:rPr>
      </w:pPr>
    </w:p>
    <w:p>
      <w:pPr>
        <w:ind w:firstLine="400" w:firstLineChars="200"/>
        <w:rPr>
          <w:lang w:eastAsia="zh-CN"/>
        </w:rPr>
      </w:pPr>
      <w:r>
        <w:rPr>
          <w:rFonts w:hint="eastAsia"/>
          <w:lang w:eastAsia="zh-CN"/>
        </w:rPr>
        <w:t>申购金额=申购金额+基金转换申购金额</w:t>
      </w:r>
    </w:p>
    <w:p>
      <w:pPr>
        <w:ind w:firstLine="400"/>
        <w:rPr>
          <w:lang w:eastAsia="zh-CN"/>
        </w:rPr>
      </w:pPr>
      <w:r>
        <w:rPr>
          <w:rFonts w:hint="eastAsia"/>
          <w:lang w:eastAsia="zh-CN"/>
        </w:rPr>
        <w:t>申购份额=申购份额+基金转换申购份额</w:t>
      </w:r>
    </w:p>
    <w:p>
      <w:pPr>
        <w:ind w:firstLine="400"/>
        <w:rPr>
          <w:lang w:eastAsia="zh-CN"/>
        </w:rPr>
      </w:pPr>
      <w:r>
        <w:rPr>
          <w:rFonts w:hint="eastAsia"/>
          <w:lang w:eastAsia="zh-CN"/>
        </w:rPr>
        <w:t>投资转换申购金额=投资转换申购金额+基金转换申购金额</w:t>
      </w:r>
    </w:p>
    <w:p>
      <w:pPr>
        <w:ind w:firstLine="400"/>
        <w:rPr>
          <w:lang w:eastAsia="zh-CN"/>
        </w:rPr>
      </w:pPr>
      <w:r>
        <w:rPr>
          <w:rFonts w:hint="eastAsia"/>
          <w:lang w:eastAsia="zh-CN"/>
        </w:rPr>
        <w:t>投资转换申购份额=投资转换申购份额+基金转换申购份额</w:t>
      </w:r>
    </w:p>
    <w:p>
      <w:pPr>
        <w:ind w:firstLine="400" w:firstLineChars="200"/>
        <w:rPr>
          <w:lang w:eastAsia="zh-CN"/>
        </w:rPr>
      </w:pPr>
    </w:p>
    <w:p>
      <w:pPr>
        <w:pStyle w:val="6"/>
        <w:keepNext/>
        <w:keepLines/>
        <w:widowControl w:val="0"/>
        <w:numPr>
          <w:ilvl w:val="3"/>
          <w:numId w:val="1"/>
        </w:numPr>
        <w:overflowPunct/>
        <w:autoSpaceDE/>
        <w:autoSpaceDN/>
        <w:adjustRightInd/>
        <w:spacing w:after="120"/>
        <w:ind w:left="0" w:firstLine="0"/>
        <w:textAlignment w:val="auto"/>
      </w:pPr>
      <w:bookmarkStart w:id="250" w:name="_Toc390072279"/>
      <w:r>
        <w:rPr>
          <w:rFonts w:hint="eastAsia"/>
        </w:rPr>
        <w:t>其他要求</w:t>
      </w:r>
      <w:bookmarkEnd w:id="250"/>
    </w:p>
    <w:p>
      <w:pPr>
        <w:ind w:firstLine="200" w:firstLineChars="100"/>
      </w:pPr>
      <w:r>
        <w:rPr>
          <w:rFonts w:hint="eastAsia"/>
        </w:rPr>
        <w:t>无.</w:t>
      </w:r>
    </w:p>
    <w:p>
      <w:pPr>
        <w:ind w:firstLine="200" w:firstLineChars="100"/>
      </w:pPr>
    </w:p>
    <w:p>
      <w:pPr>
        <w:pStyle w:val="4"/>
        <w:ind w:left="0" w:firstLine="0"/>
      </w:pPr>
      <w:r>
        <w:rPr>
          <w:rFonts w:hint="eastAsia"/>
        </w:rPr>
        <w:t>功能点：投资成交报告-清单式</w:t>
      </w:r>
      <w:r>
        <w:t xml:space="preserve"> </w:t>
      </w:r>
    </w:p>
    <w:p>
      <w:pPr>
        <w:pStyle w:val="5"/>
        <w:spacing w:after="156"/>
        <w:rPr>
          <w:lang w:eastAsia="zh-CN"/>
        </w:rPr>
      </w:pPr>
      <w:r>
        <w:rPr>
          <w:rFonts w:hint="eastAsia"/>
          <w:lang w:eastAsia="zh-CN"/>
        </w:rPr>
        <w:t>功能说明</w:t>
      </w:r>
    </w:p>
    <w:p>
      <w:pPr>
        <w:pStyle w:val="5"/>
        <w:spacing w:after="156"/>
        <w:rPr>
          <w:lang w:eastAsia="zh-CN"/>
        </w:rPr>
      </w:pPr>
      <w:r>
        <w:rPr>
          <w:rFonts w:hint="eastAsia"/>
          <w:lang w:eastAsia="zh-CN"/>
        </w:rPr>
        <w:t>报表名称</w:t>
      </w:r>
    </w:p>
    <w:p>
      <w:pPr>
        <w:ind w:firstLine="402"/>
        <w:rPr>
          <w:rFonts w:asciiTheme="minorEastAsia" w:hAnsiTheme="minorEastAsia" w:eastAsiaTheme="minorEastAsia"/>
          <w:b/>
          <w:lang w:eastAsia="zh-CN"/>
        </w:rPr>
      </w:pPr>
      <w:r>
        <w:rPr>
          <w:rFonts w:hint="eastAsia" w:asciiTheme="minorEastAsia" w:hAnsiTheme="minorEastAsia" w:eastAsiaTheme="minorEastAsia"/>
          <w:b/>
          <w:lang w:eastAsia="zh-CN"/>
        </w:rPr>
        <w:t>在报表指令表中,该报表数据如下:</w:t>
      </w:r>
    </w:p>
    <w:p>
      <w:pPr>
        <w:pStyle w:val="65"/>
        <w:ind w:left="402" w:leftChars="201"/>
        <w:rPr>
          <w:rFonts w:asciiTheme="minorEastAsia" w:hAnsiTheme="minorEastAsia" w:eastAsiaTheme="minorEastAsia"/>
          <w:sz w:val="20"/>
          <w:szCs w:val="20"/>
        </w:rPr>
      </w:pPr>
      <w:r>
        <w:rPr>
          <w:rFonts w:hint="eastAsia" w:asciiTheme="minorEastAsia" w:hAnsiTheme="minorEastAsia" w:eastAsiaTheme="minorEastAsia"/>
          <w:b/>
          <w:sz w:val="20"/>
          <w:szCs w:val="20"/>
        </w:rPr>
        <w:t>报表编号：</w:t>
      </w:r>
      <w:r>
        <w:rPr>
          <w:rFonts w:hint="eastAsia" w:asciiTheme="minorEastAsia" w:hAnsiTheme="minorEastAsia" w:eastAsiaTheme="minorEastAsia"/>
          <w:color w:val="000000"/>
          <w:sz w:val="20"/>
          <w:szCs w:val="20"/>
        </w:rPr>
        <w:t>DTZ02</w:t>
      </w:r>
      <w:r>
        <w:rPr>
          <w:rFonts w:hint="eastAsia" w:asciiTheme="minorEastAsia" w:hAnsiTheme="minorEastAsia" w:eastAsiaTheme="minorEastAsia"/>
          <w:sz w:val="20"/>
          <w:szCs w:val="20"/>
        </w:rPr>
        <w:t>。</w:t>
      </w:r>
    </w:p>
    <w:p>
      <w:pPr>
        <w:pStyle w:val="65"/>
        <w:ind w:left="402" w:leftChars="201"/>
        <w:rPr>
          <w:rFonts w:asciiTheme="minorEastAsia" w:hAnsiTheme="minorEastAsia" w:eastAsiaTheme="minorEastAsia"/>
          <w:sz w:val="20"/>
          <w:szCs w:val="20"/>
        </w:rPr>
      </w:pPr>
      <w:r>
        <w:rPr>
          <w:rFonts w:hint="eastAsia" w:asciiTheme="minorEastAsia" w:hAnsiTheme="minorEastAsia" w:eastAsiaTheme="minorEastAsia"/>
          <w:b/>
          <w:sz w:val="20"/>
          <w:szCs w:val="20"/>
        </w:rPr>
        <w:t>报表名称：</w:t>
      </w:r>
      <w:r>
        <w:rPr>
          <w:rFonts w:hint="eastAsia" w:asciiTheme="minorEastAsia" w:hAnsiTheme="minorEastAsia" w:eastAsiaTheme="minorEastAsia"/>
          <w:sz w:val="20"/>
          <w:szCs w:val="20"/>
        </w:rPr>
        <w:t>“</w:t>
      </w:r>
      <w:r>
        <w:rPr>
          <w:rStyle w:val="66"/>
          <w:rFonts w:hint="eastAsia" w:asciiTheme="minorEastAsia" w:hAnsiTheme="minorEastAsia" w:eastAsiaTheme="minorEastAsia"/>
          <w:sz w:val="20"/>
          <w:szCs w:val="20"/>
        </w:rPr>
        <w:t>日期+投资成交报告(清单式).xls</w:t>
      </w:r>
      <w:r>
        <w:rPr>
          <w:rFonts w:asciiTheme="minorEastAsia" w:hAnsiTheme="minorEastAsia" w:eastAsiaTheme="minorEastAsia"/>
          <w:sz w:val="20"/>
          <w:szCs w:val="20"/>
        </w:rPr>
        <w:t>”</w:t>
      </w:r>
      <w:r>
        <w:rPr>
          <w:rFonts w:hint="eastAsia" w:asciiTheme="minorEastAsia" w:hAnsiTheme="minorEastAsia" w:eastAsiaTheme="minorEastAsia"/>
          <w:sz w:val="20"/>
          <w:szCs w:val="20"/>
        </w:rPr>
        <w:t>。</w:t>
      </w:r>
    </w:p>
    <w:p>
      <w:pPr>
        <w:pStyle w:val="65"/>
        <w:ind w:left="402" w:leftChars="201"/>
        <w:rPr>
          <w:rFonts w:asciiTheme="minorEastAsia" w:hAnsiTheme="minorEastAsia" w:eastAsiaTheme="minorEastAsia"/>
          <w:sz w:val="20"/>
          <w:szCs w:val="20"/>
        </w:rPr>
      </w:pPr>
      <w:r>
        <w:rPr>
          <w:rStyle w:val="66"/>
          <w:rFonts w:hint="eastAsia" w:asciiTheme="minorEastAsia" w:hAnsiTheme="minorEastAsia" w:eastAsiaTheme="minorEastAsia"/>
          <w:b/>
          <w:sz w:val="20"/>
          <w:szCs w:val="20"/>
        </w:rPr>
        <w:t>计划编号：</w:t>
      </w:r>
      <w:r>
        <w:rPr>
          <w:rStyle w:val="66"/>
          <w:rFonts w:hint="eastAsia" w:asciiTheme="minorEastAsia" w:hAnsiTheme="minorEastAsia" w:eastAsiaTheme="minorEastAsia"/>
          <w:sz w:val="20"/>
          <w:szCs w:val="20"/>
        </w:rPr>
        <w:t>企业编号,企业计划编号</w:t>
      </w:r>
      <w:r>
        <w:rPr>
          <w:rFonts w:hint="eastAsia" w:asciiTheme="minorEastAsia" w:hAnsiTheme="minorEastAsia" w:eastAsiaTheme="minorEastAsia"/>
          <w:sz w:val="20"/>
          <w:szCs w:val="20"/>
        </w:rPr>
        <w:t>。</w:t>
      </w:r>
    </w:p>
    <w:p>
      <w:pPr>
        <w:pStyle w:val="65"/>
        <w:ind w:left="402" w:leftChars="201"/>
        <w:rPr>
          <w:rFonts w:asciiTheme="minorEastAsia" w:hAnsiTheme="minorEastAsia" w:eastAsiaTheme="minorEastAsia"/>
          <w:sz w:val="20"/>
          <w:szCs w:val="20"/>
        </w:rPr>
      </w:pPr>
      <w:r>
        <w:rPr>
          <w:rFonts w:hint="eastAsia" w:asciiTheme="minorEastAsia" w:hAnsiTheme="minorEastAsia" w:eastAsiaTheme="minorEastAsia"/>
          <w:b/>
          <w:sz w:val="20"/>
          <w:szCs w:val="20"/>
        </w:rPr>
        <w:t>计划名称：</w:t>
      </w:r>
      <w:r>
        <w:rPr>
          <w:rFonts w:hint="eastAsia" w:asciiTheme="minorEastAsia" w:hAnsiTheme="minorEastAsia" w:eastAsiaTheme="minorEastAsia"/>
          <w:sz w:val="20"/>
          <w:szCs w:val="20"/>
        </w:rPr>
        <w:t>由计划编号取值确定。</w:t>
      </w:r>
    </w:p>
    <w:p>
      <w:pPr>
        <w:pStyle w:val="65"/>
        <w:ind w:left="402" w:leftChars="201"/>
        <w:rPr>
          <w:rFonts w:asciiTheme="minorEastAsia" w:hAnsiTheme="minorEastAsia" w:eastAsiaTheme="minorEastAsia"/>
          <w:sz w:val="20"/>
          <w:szCs w:val="20"/>
        </w:rPr>
      </w:pPr>
      <w:r>
        <w:rPr>
          <w:rFonts w:hint="eastAsia" w:asciiTheme="minorEastAsia" w:hAnsiTheme="minorEastAsia" w:eastAsiaTheme="minorEastAsia"/>
          <w:b/>
          <w:sz w:val="20"/>
          <w:szCs w:val="20"/>
        </w:rPr>
        <w:t>报表存储路径及存储名称：</w:t>
      </w:r>
      <w:r>
        <w:rPr>
          <w:rFonts w:hint="eastAsia" w:asciiTheme="minorEastAsia" w:hAnsiTheme="minorEastAsia" w:eastAsiaTheme="minorEastAsia"/>
          <w:sz w:val="20"/>
          <w:szCs w:val="20"/>
        </w:rPr>
        <w:t>“/pension/report/reporttmp/日期/</w:t>
      </w:r>
      <w:r>
        <w:rPr>
          <w:rStyle w:val="66"/>
          <w:rFonts w:hint="eastAsia" w:asciiTheme="minorEastAsia" w:hAnsiTheme="minorEastAsia" w:eastAsiaTheme="minorEastAsia"/>
          <w:sz w:val="20"/>
          <w:szCs w:val="20"/>
        </w:rPr>
        <w:t>年金计划编号/企业计划编号</w:t>
      </w:r>
      <w:r>
        <w:rPr>
          <w:rFonts w:hint="eastAsia" w:asciiTheme="minorEastAsia" w:hAnsiTheme="minorEastAsia" w:eastAsiaTheme="minorEastAsia"/>
          <w:sz w:val="20"/>
          <w:szCs w:val="20"/>
        </w:rPr>
        <w:t>/</w:t>
      </w:r>
      <w:r>
        <w:rPr>
          <w:rStyle w:val="66"/>
          <w:rFonts w:hint="eastAsia" w:asciiTheme="minorEastAsia" w:hAnsiTheme="minorEastAsia" w:eastAsiaTheme="minorEastAsia"/>
          <w:sz w:val="20"/>
          <w:szCs w:val="20"/>
        </w:rPr>
        <w:t>日期+投资成交报告(清单式).xls</w:t>
      </w:r>
      <w:r>
        <w:rPr>
          <w:rFonts w:hint="eastAsia" w:asciiTheme="minorEastAsia" w:hAnsiTheme="minorEastAsia" w:eastAsiaTheme="minorEastAsia"/>
          <w:sz w:val="20"/>
          <w:szCs w:val="20"/>
        </w:rPr>
        <w:t>”。</w:t>
      </w:r>
    </w:p>
    <w:p>
      <w:pPr>
        <w:pStyle w:val="65"/>
        <w:ind w:left="402" w:leftChars="201"/>
        <w:rPr>
          <w:rFonts w:asciiTheme="minorEastAsia" w:hAnsiTheme="minorEastAsia" w:eastAsiaTheme="minorEastAsia"/>
          <w:sz w:val="20"/>
          <w:szCs w:val="20"/>
        </w:rPr>
      </w:pPr>
      <w:r>
        <w:rPr>
          <w:rFonts w:hint="eastAsia" w:asciiTheme="minorEastAsia" w:hAnsiTheme="minorEastAsia" w:eastAsiaTheme="minorEastAsia"/>
          <w:b/>
          <w:sz w:val="20"/>
          <w:szCs w:val="20"/>
        </w:rPr>
        <w:t>生成报表名称:</w:t>
      </w:r>
      <w:r>
        <w:rPr>
          <w:rFonts w:asciiTheme="minorEastAsia" w:hAnsiTheme="minorEastAsia" w:eastAsiaTheme="minorEastAsia"/>
          <w:sz w:val="20"/>
          <w:szCs w:val="20"/>
        </w:rPr>
        <w:t>”</w:t>
      </w:r>
      <w:r>
        <w:rPr>
          <w:rStyle w:val="66"/>
          <w:rFonts w:hint="eastAsia" w:asciiTheme="minorEastAsia" w:hAnsiTheme="minorEastAsia" w:eastAsiaTheme="minorEastAsia"/>
          <w:sz w:val="20"/>
          <w:szCs w:val="20"/>
        </w:rPr>
        <w:t>日期+投资成交报告(清单式).xls</w:t>
      </w:r>
      <w:r>
        <w:rPr>
          <w:rFonts w:asciiTheme="minorEastAsia" w:hAnsiTheme="minorEastAsia" w:eastAsiaTheme="minorEastAsia"/>
          <w:sz w:val="20"/>
          <w:szCs w:val="20"/>
        </w:rPr>
        <w:t>”</w:t>
      </w:r>
      <w:r>
        <w:rPr>
          <w:rFonts w:hint="eastAsia" w:asciiTheme="minorEastAsia" w:hAnsiTheme="minorEastAsia" w:eastAsiaTheme="minorEastAsia"/>
          <w:sz w:val="20"/>
          <w:szCs w:val="20"/>
        </w:rPr>
        <w:t>。</w:t>
      </w:r>
    </w:p>
    <w:p>
      <w:pPr>
        <w:pStyle w:val="5"/>
        <w:spacing w:after="156"/>
        <w:rPr>
          <w:lang w:eastAsia="zh-CN"/>
        </w:rPr>
      </w:pPr>
      <w:r>
        <w:rPr>
          <w:rFonts w:hint="eastAsia"/>
          <w:lang w:eastAsia="zh-CN"/>
        </w:rPr>
        <w:t>报表指令</w:t>
      </w:r>
    </w:p>
    <w:p>
      <w:pPr>
        <w:ind w:firstLine="426"/>
      </w:pPr>
      <w:r>
        <w:rPr>
          <w:rFonts w:hint="eastAsia"/>
        </w:rPr>
        <w:t>日结插入报表指令。</w:t>
      </w:r>
    </w:p>
    <w:p>
      <w:pPr>
        <w:pStyle w:val="5"/>
        <w:spacing w:after="156"/>
        <w:rPr>
          <w:lang w:eastAsia="zh-CN"/>
        </w:rPr>
      </w:pPr>
      <w:r>
        <w:rPr>
          <w:rFonts w:hint="eastAsia"/>
          <w:lang w:eastAsia="zh-CN"/>
        </w:rPr>
        <w:t>报表类型</w:t>
      </w:r>
    </w:p>
    <w:p>
      <w:pPr>
        <w:ind w:firstLine="400"/>
      </w:pPr>
      <w:r>
        <w:rPr>
          <w:rFonts w:hint="eastAsia"/>
        </w:rPr>
        <w:t>日结报表。</w:t>
      </w:r>
    </w:p>
    <w:p>
      <w:pPr>
        <w:pStyle w:val="5"/>
        <w:spacing w:after="156"/>
        <w:rPr>
          <w:lang w:eastAsia="zh-CN"/>
        </w:rPr>
      </w:pPr>
      <w:r>
        <w:rPr>
          <w:rFonts w:hint="eastAsia"/>
          <w:lang w:eastAsia="zh-CN"/>
        </w:rPr>
        <w:t>报表模板</w:t>
      </w:r>
    </w:p>
    <w:p>
      <w:pPr>
        <w:ind w:firstLine="400"/>
      </w:pPr>
      <w:r>
        <w:rPr>
          <w:rFonts w:hint="eastAsia"/>
          <w:lang w:eastAsia="zh-CN"/>
        </w:rPr>
        <w:t>本期报表显示列无变化。</w:t>
      </w:r>
      <w:r>
        <w:rPr>
          <w:rFonts w:hint="eastAsia"/>
        </w:rPr>
        <w:t>原模板,如下:</w:t>
      </w:r>
    </w:p>
    <w:p>
      <w:pPr>
        <w:ind w:firstLine="400"/>
      </w:pPr>
      <w:r>
        <w:object>
          <v:shape id="_x0000_i1048" o:spt="75" type="#_x0000_t75" style="height:48pt;width:76.5pt;" o:ole="t" filled="f" o:preferrelative="t" stroked="f" coordsize="21600,21600">
            <v:path/>
            <v:fill on="f" focussize="0,0"/>
            <v:stroke on="f" joinstyle="miter"/>
            <v:imagedata r:id="rId74" o:title=""/>
            <o:lock v:ext="edit" aspectratio="t"/>
            <w10:wrap type="none"/>
            <w10:anchorlock/>
          </v:shape>
          <o:OLEObject Type="Embed" ProgID="Excel.Sheet.8" ShapeID="_x0000_i1048" DrawAspect="Icon" ObjectID="_1468075748" r:id="rId73">
            <o:LockedField>false</o:LockedField>
          </o:OLEObject>
        </w:object>
      </w:r>
    </w:p>
    <w:p>
      <w:pPr>
        <w:pStyle w:val="5"/>
        <w:spacing w:after="156"/>
        <w:rPr>
          <w:lang w:eastAsia="zh-CN"/>
        </w:rPr>
      </w:pPr>
      <w:r>
        <w:rPr>
          <w:rFonts w:hint="eastAsia"/>
          <w:lang w:eastAsia="zh-CN"/>
        </w:rPr>
        <w:t>逻辑说明</w:t>
      </w:r>
    </w:p>
    <w:p>
      <w:pPr>
        <w:pStyle w:val="6"/>
        <w:keepNext/>
        <w:keepLines/>
        <w:widowControl w:val="0"/>
        <w:numPr>
          <w:ilvl w:val="3"/>
          <w:numId w:val="1"/>
        </w:numPr>
        <w:overflowPunct/>
        <w:autoSpaceDE/>
        <w:autoSpaceDN/>
        <w:adjustRightInd/>
        <w:spacing w:after="120"/>
        <w:ind w:left="0" w:firstLine="0"/>
        <w:textAlignment w:val="auto"/>
      </w:pPr>
      <w:r>
        <w:rPr>
          <w:rFonts w:hint="eastAsia"/>
        </w:rPr>
        <w:t>逻辑描述</w:t>
      </w:r>
    </w:p>
    <w:p>
      <w:pPr>
        <w:ind w:firstLine="400" w:firstLineChars="200"/>
        <w:rPr>
          <w:lang w:eastAsia="zh-CN"/>
        </w:rPr>
      </w:pPr>
      <w:r>
        <w:rPr>
          <w:rFonts w:hint="eastAsia"/>
          <w:lang w:eastAsia="zh-CN"/>
        </w:rPr>
        <w:t>需要修改展示字段值后台逻辑，列名如下：赎回金额、赎回份额、投资转换赎回金额、投资转换赎回份额、申购金额、申购份额、投资转换赎回金额、投资转换赎回份额。</w:t>
      </w:r>
    </w:p>
    <w:p>
      <w:pPr>
        <w:pStyle w:val="6"/>
        <w:keepNext/>
        <w:keepLines/>
        <w:widowControl w:val="0"/>
        <w:numPr>
          <w:ilvl w:val="3"/>
          <w:numId w:val="1"/>
        </w:numPr>
        <w:overflowPunct/>
        <w:autoSpaceDE/>
        <w:autoSpaceDN/>
        <w:adjustRightInd/>
        <w:spacing w:after="120"/>
        <w:ind w:left="0" w:firstLine="0"/>
        <w:textAlignment w:val="auto"/>
      </w:pPr>
      <w:r>
        <w:rPr>
          <w:rFonts w:hint="eastAsia"/>
        </w:rPr>
        <w:t>配平描述</w:t>
      </w:r>
    </w:p>
    <w:p>
      <w:pPr>
        <w:ind w:firstLine="400"/>
        <w:rPr>
          <w:lang w:eastAsia="zh-CN"/>
        </w:rPr>
      </w:pPr>
      <w:r>
        <w:rPr>
          <w:rFonts w:hint="eastAsia"/>
          <w:lang w:eastAsia="zh-CN"/>
        </w:rPr>
        <w:t>赎回金额=赎回金额+基金转换赎回金额</w:t>
      </w:r>
    </w:p>
    <w:p>
      <w:pPr>
        <w:ind w:firstLine="400"/>
        <w:rPr>
          <w:lang w:eastAsia="zh-CN"/>
        </w:rPr>
      </w:pPr>
      <w:r>
        <w:rPr>
          <w:rFonts w:hint="eastAsia"/>
          <w:lang w:eastAsia="zh-CN"/>
        </w:rPr>
        <w:t>赎回份额=赎回份额+基金转换赎回份额</w:t>
      </w:r>
    </w:p>
    <w:p>
      <w:pPr>
        <w:ind w:firstLine="400"/>
        <w:rPr>
          <w:lang w:eastAsia="zh-CN"/>
        </w:rPr>
      </w:pPr>
      <w:r>
        <w:rPr>
          <w:rFonts w:hint="eastAsia"/>
          <w:lang w:eastAsia="zh-CN"/>
        </w:rPr>
        <w:t>投资转换赎回金额=投资转换赎回金额+基金转换赎回金额</w:t>
      </w:r>
    </w:p>
    <w:p>
      <w:pPr>
        <w:ind w:firstLine="400"/>
        <w:rPr>
          <w:lang w:eastAsia="zh-CN"/>
        </w:rPr>
      </w:pPr>
      <w:r>
        <w:rPr>
          <w:rFonts w:hint="eastAsia"/>
          <w:lang w:eastAsia="zh-CN"/>
        </w:rPr>
        <w:t>投资转换赎回份额=投资转换赎回份额+基金转换赎回份额</w:t>
      </w:r>
    </w:p>
    <w:p>
      <w:pPr>
        <w:ind w:firstLine="400"/>
        <w:rPr>
          <w:lang w:eastAsia="zh-CN"/>
        </w:rPr>
      </w:pPr>
    </w:p>
    <w:p>
      <w:pPr>
        <w:ind w:firstLine="400" w:firstLineChars="200"/>
        <w:rPr>
          <w:lang w:eastAsia="zh-CN"/>
        </w:rPr>
      </w:pPr>
      <w:r>
        <w:rPr>
          <w:rFonts w:hint="eastAsia"/>
          <w:lang w:eastAsia="zh-CN"/>
        </w:rPr>
        <w:t>申购金额=申购金额+基金转换申购金额</w:t>
      </w:r>
    </w:p>
    <w:p>
      <w:pPr>
        <w:ind w:firstLine="400"/>
        <w:rPr>
          <w:lang w:eastAsia="zh-CN"/>
        </w:rPr>
      </w:pPr>
      <w:r>
        <w:rPr>
          <w:rFonts w:hint="eastAsia"/>
          <w:lang w:eastAsia="zh-CN"/>
        </w:rPr>
        <w:t>申购份额=申购份额+基金转换申购份额</w:t>
      </w:r>
    </w:p>
    <w:p>
      <w:pPr>
        <w:ind w:firstLine="400"/>
        <w:rPr>
          <w:lang w:eastAsia="zh-CN"/>
        </w:rPr>
      </w:pPr>
      <w:r>
        <w:rPr>
          <w:rFonts w:hint="eastAsia"/>
          <w:lang w:eastAsia="zh-CN"/>
        </w:rPr>
        <w:t>投资转换申购金额=投资转换申购金额+基金转换申购金额</w:t>
      </w:r>
    </w:p>
    <w:p>
      <w:pPr>
        <w:ind w:firstLine="400"/>
        <w:rPr>
          <w:lang w:eastAsia="zh-CN"/>
        </w:rPr>
      </w:pPr>
      <w:r>
        <w:rPr>
          <w:rFonts w:hint="eastAsia"/>
          <w:lang w:eastAsia="zh-CN"/>
        </w:rPr>
        <w:t>投资转换申购份额=投资转换申购份额+基金转换申购份额</w:t>
      </w:r>
    </w:p>
    <w:p>
      <w:pPr>
        <w:ind w:firstLine="400"/>
        <w:rPr>
          <w:lang w:eastAsia="zh-CN"/>
        </w:rPr>
      </w:pPr>
    </w:p>
    <w:p>
      <w:pPr>
        <w:pStyle w:val="5"/>
        <w:keepLines/>
        <w:widowControl w:val="0"/>
        <w:numPr>
          <w:ilvl w:val="2"/>
          <w:numId w:val="1"/>
        </w:numPr>
        <w:overflowPunct/>
        <w:autoSpaceDE/>
        <w:autoSpaceDN/>
        <w:adjustRightInd/>
        <w:spacing w:before="240" w:after="120"/>
        <w:ind w:left="0" w:firstLine="0"/>
        <w:textAlignment w:val="auto"/>
      </w:pPr>
      <w:r>
        <w:rPr>
          <w:rFonts w:hint="eastAsia"/>
        </w:rPr>
        <w:t>其他要求</w:t>
      </w:r>
    </w:p>
    <w:p>
      <w:pPr>
        <w:ind w:firstLine="400"/>
      </w:pPr>
      <w:r>
        <w:rPr>
          <w:rFonts w:hint="eastAsia"/>
        </w:rPr>
        <w:t>无</w:t>
      </w:r>
    </w:p>
    <w:p>
      <w:pPr>
        <w:pStyle w:val="4"/>
        <w:numPr>
          <w:ilvl w:val="2"/>
          <w:numId w:val="11"/>
        </w:numPr>
      </w:pPr>
      <w:r>
        <w:rPr>
          <w:rFonts w:hint="eastAsia"/>
        </w:rPr>
        <w:t>功能点：投资交易明细(日报)</w:t>
      </w:r>
    </w:p>
    <w:p>
      <w:pPr>
        <w:pStyle w:val="5"/>
        <w:spacing w:after="156"/>
        <w:rPr>
          <w:lang w:eastAsia="zh-CN"/>
        </w:rPr>
      </w:pPr>
      <w:r>
        <w:rPr>
          <w:rFonts w:hint="eastAsia"/>
          <w:lang w:eastAsia="zh-CN"/>
        </w:rPr>
        <w:t>功能说明</w:t>
      </w:r>
    </w:p>
    <w:p>
      <w:pPr>
        <w:pStyle w:val="5"/>
        <w:spacing w:after="156"/>
        <w:rPr>
          <w:lang w:eastAsia="zh-CN"/>
        </w:rPr>
      </w:pPr>
      <w:r>
        <w:rPr>
          <w:rFonts w:hint="eastAsia"/>
          <w:lang w:eastAsia="zh-CN"/>
        </w:rPr>
        <w:t>报表名称</w:t>
      </w:r>
    </w:p>
    <w:p>
      <w:pPr>
        <w:ind w:firstLine="402"/>
        <w:rPr>
          <w:rFonts w:asciiTheme="minorEastAsia" w:hAnsiTheme="minorEastAsia" w:eastAsiaTheme="minorEastAsia"/>
          <w:b/>
          <w:lang w:eastAsia="zh-CN"/>
        </w:rPr>
      </w:pPr>
      <w:r>
        <w:rPr>
          <w:rFonts w:hint="eastAsia" w:asciiTheme="minorEastAsia" w:hAnsiTheme="minorEastAsia" w:eastAsiaTheme="minorEastAsia"/>
          <w:b/>
          <w:lang w:eastAsia="zh-CN"/>
        </w:rPr>
        <w:t>在报表指令表中,该报表数据如下:</w:t>
      </w:r>
    </w:p>
    <w:p>
      <w:pPr>
        <w:pStyle w:val="65"/>
        <w:ind w:left="402" w:leftChars="201"/>
        <w:rPr>
          <w:rFonts w:asciiTheme="minorEastAsia" w:hAnsiTheme="minorEastAsia" w:eastAsiaTheme="minorEastAsia"/>
          <w:sz w:val="20"/>
          <w:szCs w:val="20"/>
        </w:rPr>
      </w:pPr>
      <w:r>
        <w:rPr>
          <w:rFonts w:hint="eastAsia" w:asciiTheme="minorEastAsia" w:hAnsiTheme="minorEastAsia" w:eastAsiaTheme="minorEastAsia"/>
          <w:b/>
          <w:sz w:val="20"/>
          <w:szCs w:val="20"/>
        </w:rPr>
        <w:t>报表编号：</w:t>
      </w:r>
      <w:r>
        <w:rPr>
          <w:rFonts w:hint="eastAsia" w:asciiTheme="minorEastAsia" w:hAnsiTheme="minorEastAsia" w:eastAsiaTheme="minorEastAsia"/>
          <w:color w:val="000000"/>
          <w:sz w:val="20"/>
          <w:szCs w:val="20"/>
        </w:rPr>
        <w:t>DTZ03</w:t>
      </w:r>
      <w:r>
        <w:rPr>
          <w:rFonts w:hint="eastAsia" w:asciiTheme="minorEastAsia" w:hAnsiTheme="minorEastAsia" w:eastAsiaTheme="minorEastAsia"/>
          <w:sz w:val="20"/>
          <w:szCs w:val="20"/>
        </w:rPr>
        <w:t>。</w:t>
      </w:r>
    </w:p>
    <w:p>
      <w:pPr>
        <w:pStyle w:val="65"/>
        <w:ind w:left="402" w:leftChars="201"/>
        <w:rPr>
          <w:rFonts w:asciiTheme="minorEastAsia" w:hAnsiTheme="minorEastAsia" w:eastAsiaTheme="minorEastAsia"/>
          <w:sz w:val="20"/>
          <w:szCs w:val="20"/>
        </w:rPr>
      </w:pPr>
      <w:r>
        <w:rPr>
          <w:rFonts w:hint="eastAsia" w:asciiTheme="minorEastAsia" w:hAnsiTheme="minorEastAsia" w:eastAsiaTheme="minorEastAsia"/>
          <w:b/>
          <w:sz w:val="20"/>
          <w:szCs w:val="20"/>
        </w:rPr>
        <w:t>报表名称：</w:t>
      </w:r>
      <w:r>
        <w:rPr>
          <w:rFonts w:hint="eastAsia" w:asciiTheme="minorEastAsia" w:hAnsiTheme="minorEastAsia" w:eastAsiaTheme="minorEastAsia"/>
          <w:sz w:val="20"/>
          <w:szCs w:val="20"/>
        </w:rPr>
        <w:t>“</w:t>
      </w:r>
      <w:r>
        <w:rPr>
          <w:rStyle w:val="66"/>
          <w:rFonts w:hint="eastAsia" w:asciiTheme="minorEastAsia" w:hAnsiTheme="minorEastAsia" w:eastAsiaTheme="minorEastAsia"/>
          <w:sz w:val="20"/>
          <w:szCs w:val="20"/>
        </w:rPr>
        <w:t>日期+投资交易明细表+产品名称.xls</w:t>
      </w:r>
      <w:r>
        <w:rPr>
          <w:rFonts w:asciiTheme="minorEastAsia" w:hAnsiTheme="minorEastAsia" w:eastAsiaTheme="minorEastAsia"/>
          <w:sz w:val="20"/>
          <w:szCs w:val="20"/>
        </w:rPr>
        <w:t>”</w:t>
      </w:r>
      <w:r>
        <w:rPr>
          <w:rFonts w:hint="eastAsia" w:asciiTheme="minorEastAsia" w:hAnsiTheme="minorEastAsia" w:eastAsiaTheme="minorEastAsia"/>
          <w:sz w:val="20"/>
          <w:szCs w:val="20"/>
        </w:rPr>
        <w:t>。</w:t>
      </w:r>
    </w:p>
    <w:p>
      <w:pPr>
        <w:pStyle w:val="65"/>
        <w:ind w:left="402" w:leftChars="201"/>
        <w:rPr>
          <w:rFonts w:asciiTheme="minorEastAsia" w:hAnsiTheme="minorEastAsia" w:eastAsiaTheme="minorEastAsia"/>
          <w:sz w:val="20"/>
          <w:szCs w:val="20"/>
        </w:rPr>
      </w:pPr>
      <w:r>
        <w:rPr>
          <w:rStyle w:val="66"/>
          <w:rFonts w:hint="eastAsia" w:asciiTheme="minorEastAsia" w:hAnsiTheme="minorEastAsia" w:eastAsiaTheme="minorEastAsia"/>
          <w:b/>
          <w:sz w:val="20"/>
          <w:szCs w:val="20"/>
        </w:rPr>
        <w:t>计划编号：</w:t>
      </w:r>
      <w:r>
        <w:rPr>
          <w:rStyle w:val="66"/>
          <w:rFonts w:hint="eastAsia" w:asciiTheme="minorEastAsia" w:hAnsiTheme="minorEastAsia" w:eastAsiaTheme="minorEastAsia"/>
          <w:sz w:val="20"/>
          <w:szCs w:val="20"/>
        </w:rPr>
        <w:t>企业编号,企业计划编号</w:t>
      </w:r>
      <w:r>
        <w:rPr>
          <w:rFonts w:hint="eastAsia" w:asciiTheme="minorEastAsia" w:hAnsiTheme="minorEastAsia" w:eastAsiaTheme="minorEastAsia"/>
          <w:sz w:val="20"/>
          <w:szCs w:val="20"/>
        </w:rPr>
        <w:t>。</w:t>
      </w:r>
    </w:p>
    <w:p>
      <w:pPr>
        <w:pStyle w:val="65"/>
        <w:ind w:left="402" w:leftChars="201"/>
        <w:rPr>
          <w:rFonts w:asciiTheme="minorEastAsia" w:hAnsiTheme="minorEastAsia" w:eastAsiaTheme="minorEastAsia"/>
          <w:sz w:val="20"/>
          <w:szCs w:val="20"/>
        </w:rPr>
      </w:pPr>
      <w:r>
        <w:rPr>
          <w:rFonts w:hint="eastAsia" w:asciiTheme="minorEastAsia" w:hAnsiTheme="minorEastAsia" w:eastAsiaTheme="minorEastAsia"/>
          <w:b/>
          <w:sz w:val="20"/>
          <w:szCs w:val="20"/>
        </w:rPr>
        <w:t>计划名称：</w:t>
      </w:r>
      <w:r>
        <w:rPr>
          <w:rFonts w:hint="eastAsia" w:asciiTheme="minorEastAsia" w:hAnsiTheme="minorEastAsia" w:eastAsiaTheme="minorEastAsia"/>
          <w:sz w:val="20"/>
          <w:szCs w:val="20"/>
        </w:rPr>
        <w:t>由计划编号取值确定。</w:t>
      </w:r>
    </w:p>
    <w:p>
      <w:pPr>
        <w:pStyle w:val="65"/>
        <w:ind w:left="402" w:leftChars="201"/>
        <w:rPr>
          <w:rFonts w:asciiTheme="minorEastAsia" w:hAnsiTheme="minorEastAsia" w:eastAsiaTheme="minorEastAsia"/>
          <w:sz w:val="20"/>
          <w:szCs w:val="20"/>
        </w:rPr>
      </w:pPr>
      <w:r>
        <w:rPr>
          <w:rFonts w:hint="eastAsia" w:asciiTheme="minorEastAsia" w:hAnsiTheme="minorEastAsia" w:eastAsiaTheme="minorEastAsia"/>
          <w:b/>
          <w:sz w:val="20"/>
          <w:szCs w:val="20"/>
        </w:rPr>
        <w:t>报表存储路径及存储名称：</w:t>
      </w:r>
      <w:r>
        <w:rPr>
          <w:rFonts w:hint="eastAsia" w:asciiTheme="minorEastAsia" w:hAnsiTheme="minorEastAsia" w:eastAsiaTheme="minorEastAsia"/>
          <w:sz w:val="20"/>
          <w:szCs w:val="20"/>
        </w:rPr>
        <w:t>“/pension/report/reporttmp/日期/</w:t>
      </w:r>
      <w:r>
        <w:rPr>
          <w:rStyle w:val="66"/>
          <w:rFonts w:hint="eastAsia" w:asciiTheme="minorEastAsia" w:hAnsiTheme="minorEastAsia" w:eastAsiaTheme="minorEastAsia"/>
          <w:sz w:val="20"/>
          <w:szCs w:val="20"/>
        </w:rPr>
        <w:t>年金计划编号</w:t>
      </w:r>
      <w:r>
        <w:rPr>
          <w:rFonts w:hint="eastAsia" w:asciiTheme="minorEastAsia" w:hAnsiTheme="minorEastAsia" w:eastAsiaTheme="minorEastAsia"/>
          <w:sz w:val="20"/>
          <w:szCs w:val="20"/>
        </w:rPr>
        <w:t>/</w:t>
      </w:r>
      <w:r>
        <w:rPr>
          <w:rStyle w:val="66"/>
          <w:rFonts w:hint="eastAsia" w:asciiTheme="minorEastAsia" w:hAnsiTheme="minorEastAsia" w:eastAsiaTheme="minorEastAsia"/>
          <w:sz w:val="20"/>
          <w:szCs w:val="20"/>
        </w:rPr>
        <w:t>日期+投资交易明细表+产品名称.xls</w:t>
      </w:r>
      <w:r>
        <w:rPr>
          <w:rFonts w:hint="eastAsia" w:asciiTheme="minorEastAsia" w:hAnsiTheme="minorEastAsia" w:eastAsiaTheme="minorEastAsia"/>
          <w:sz w:val="20"/>
          <w:szCs w:val="20"/>
        </w:rPr>
        <w:t>”。</w:t>
      </w:r>
    </w:p>
    <w:p>
      <w:pPr>
        <w:pStyle w:val="65"/>
        <w:ind w:left="402" w:leftChars="201"/>
        <w:rPr>
          <w:rFonts w:asciiTheme="minorEastAsia" w:hAnsiTheme="minorEastAsia" w:eastAsiaTheme="minorEastAsia"/>
          <w:sz w:val="20"/>
          <w:szCs w:val="20"/>
        </w:rPr>
      </w:pPr>
      <w:r>
        <w:rPr>
          <w:rFonts w:hint="eastAsia" w:asciiTheme="minorEastAsia" w:hAnsiTheme="minorEastAsia" w:eastAsiaTheme="minorEastAsia"/>
          <w:b/>
          <w:sz w:val="20"/>
          <w:szCs w:val="20"/>
        </w:rPr>
        <w:t>生成报表名称:</w:t>
      </w:r>
      <w:r>
        <w:rPr>
          <w:rFonts w:asciiTheme="minorEastAsia" w:hAnsiTheme="minorEastAsia" w:eastAsiaTheme="minorEastAsia"/>
          <w:sz w:val="20"/>
          <w:szCs w:val="20"/>
        </w:rPr>
        <w:t>”</w:t>
      </w:r>
      <w:r>
        <w:rPr>
          <w:rStyle w:val="66"/>
          <w:rFonts w:hint="eastAsia" w:asciiTheme="minorEastAsia" w:hAnsiTheme="minorEastAsia" w:eastAsiaTheme="minorEastAsia"/>
          <w:sz w:val="20"/>
          <w:szCs w:val="20"/>
        </w:rPr>
        <w:t>日期+投资交易明细表+产品名称.xls</w:t>
      </w:r>
      <w:r>
        <w:rPr>
          <w:rFonts w:asciiTheme="minorEastAsia" w:hAnsiTheme="minorEastAsia" w:eastAsiaTheme="minorEastAsia"/>
          <w:sz w:val="20"/>
          <w:szCs w:val="20"/>
        </w:rPr>
        <w:t>”</w:t>
      </w:r>
      <w:r>
        <w:rPr>
          <w:rFonts w:hint="eastAsia" w:asciiTheme="minorEastAsia" w:hAnsiTheme="minorEastAsia" w:eastAsiaTheme="minorEastAsia"/>
          <w:sz w:val="20"/>
          <w:szCs w:val="20"/>
        </w:rPr>
        <w:t>。</w:t>
      </w:r>
    </w:p>
    <w:p>
      <w:pPr>
        <w:pStyle w:val="5"/>
        <w:spacing w:after="156"/>
        <w:rPr>
          <w:lang w:eastAsia="zh-CN"/>
        </w:rPr>
      </w:pPr>
      <w:r>
        <w:rPr>
          <w:rFonts w:hint="eastAsia"/>
          <w:lang w:eastAsia="zh-CN"/>
        </w:rPr>
        <w:t>报表指令</w:t>
      </w:r>
    </w:p>
    <w:p>
      <w:pPr>
        <w:ind w:firstLine="426"/>
      </w:pPr>
      <w:r>
        <w:rPr>
          <w:rFonts w:hint="eastAsia"/>
        </w:rPr>
        <w:t>日结插入报表指令。</w:t>
      </w:r>
    </w:p>
    <w:p>
      <w:pPr>
        <w:pStyle w:val="5"/>
        <w:spacing w:after="156"/>
        <w:rPr>
          <w:lang w:eastAsia="zh-CN"/>
        </w:rPr>
      </w:pPr>
      <w:r>
        <w:rPr>
          <w:rFonts w:hint="eastAsia"/>
          <w:lang w:eastAsia="zh-CN"/>
        </w:rPr>
        <w:t>报表类型</w:t>
      </w:r>
    </w:p>
    <w:p>
      <w:pPr>
        <w:ind w:firstLine="400"/>
      </w:pPr>
      <w:r>
        <w:rPr>
          <w:rFonts w:hint="eastAsia"/>
        </w:rPr>
        <w:t>日结报表。</w:t>
      </w:r>
    </w:p>
    <w:p>
      <w:pPr>
        <w:pStyle w:val="5"/>
        <w:spacing w:after="156"/>
        <w:rPr>
          <w:lang w:eastAsia="zh-CN"/>
        </w:rPr>
      </w:pPr>
      <w:r>
        <w:rPr>
          <w:rFonts w:hint="eastAsia"/>
          <w:lang w:eastAsia="zh-CN"/>
        </w:rPr>
        <w:t>报表模板</w:t>
      </w:r>
    </w:p>
    <w:p>
      <w:pPr>
        <w:ind w:firstLine="400"/>
      </w:pPr>
      <w:r>
        <w:rPr>
          <w:rFonts w:hint="eastAsia"/>
          <w:lang w:eastAsia="zh-CN"/>
        </w:rPr>
        <w:t>本期报表显示列无变化。</w:t>
      </w:r>
      <w:r>
        <w:rPr>
          <w:rFonts w:hint="eastAsia"/>
        </w:rPr>
        <w:t>原模板,如下:</w:t>
      </w:r>
    </w:p>
    <w:p>
      <w:pPr>
        <w:ind w:firstLine="400"/>
      </w:pPr>
      <w:r>
        <w:object>
          <v:shape id="_x0000_i1049" o:spt="75" type="#_x0000_t75" style="height:48pt;width:76.5pt;" o:ole="t" filled="f" o:preferrelative="t" stroked="f" coordsize="21600,21600">
            <v:path/>
            <v:fill on="f" focussize="0,0"/>
            <v:stroke on="f" joinstyle="miter"/>
            <v:imagedata r:id="rId76" o:title=""/>
            <o:lock v:ext="edit" aspectratio="t"/>
            <w10:wrap type="none"/>
            <w10:anchorlock/>
          </v:shape>
          <o:OLEObject Type="Embed" ProgID="Excel.Sheet.8" ShapeID="_x0000_i1049" DrawAspect="Icon" ObjectID="_1468075749" r:id="rId75">
            <o:LockedField>false</o:LockedField>
          </o:OLEObject>
        </w:object>
      </w:r>
    </w:p>
    <w:p>
      <w:pPr>
        <w:pStyle w:val="5"/>
        <w:spacing w:after="156"/>
        <w:rPr>
          <w:lang w:eastAsia="zh-CN"/>
        </w:rPr>
      </w:pPr>
      <w:r>
        <w:rPr>
          <w:rFonts w:hint="eastAsia"/>
          <w:lang w:eastAsia="zh-CN"/>
        </w:rPr>
        <w:t>逻辑说明</w:t>
      </w:r>
    </w:p>
    <w:p>
      <w:pPr>
        <w:pStyle w:val="5"/>
        <w:spacing w:after="156"/>
        <w:rPr>
          <w:lang w:eastAsia="zh-CN"/>
        </w:rPr>
      </w:pPr>
      <w:r>
        <w:rPr>
          <w:rFonts w:hint="eastAsia"/>
          <w:lang w:eastAsia="zh-CN"/>
        </w:rPr>
        <w:t>逻辑描述</w:t>
      </w:r>
    </w:p>
    <w:p>
      <w:pPr>
        <w:ind w:firstLine="400"/>
        <w:rPr>
          <w:lang w:eastAsia="zh-CN"/>
        </w:rPr>
      </w:pPr>
      <w:r>
        <w:rPr>
          <w:rFonts w:hint="eastAsia"/>
          <w:lang w:eastAsia="zh-CN"/>
        </w:rPr>
        <w:t>修改下列展示列项的后台逻辑值:</w:t>
      </w:r>
    </w:p>
    <w:p>
      <w:pPr>
        <w:ind w:firstLine="400"/>
        <w:rPr>
          <w:lang w:eastAsia="zh-CN"/>
        </w:rPr>
      </w:pPr>
      <w:r>
        <w:rPr>
          <w:rFonts w:hint="eastAsia"/>
          <w:lang w:eastAsia="zh-CN"/>
        </w:rPr>
        <w:t>公共账户</w:t>
      </w:r>
    </w:p>
    <w:p>
      <w:pPr>
        <w:ind w:firstLine="400"/>
        <w:rPr>
          <w:lang w:eastAsia="zh-CN"/>
        </w:rPr>
      </w:pPr>
      <w:r>
        <w:rPr>
          <w:rFonts w:hint="eastAsia"/>
          <w:lang w:eastAsia="zh-CN"/>
        </w:rPr>
        <w:t>申购金额、申购到账份额、赎回份额、赎回到账金额</w:t>
      </w:r>
    </w:p>
    <w:p>
      <w:pPr>
        <w:ind w:firstLine="400"/>
        <w:rPr>
          <w:lang w:eastAsia="zh-CN"/>
        </w:rPr>
      </w:pPr>
    </w:p>
    <w:p>
      <w:pPr>
        <w:ind w:firstLine="400"/>
        <w:rPr>
          <w:lang w:eastAsia="zh-CN"/>
        </w:rPr>
      </w:pPr>
      <w:r>
        <w:rPr>
          <w:rFonts w:hint="eastAsia"/>
          <w:lang w:eastAsia="zh-CN"/>
        </w:rPr>
        <w:t>企子账户</w:t>
      </w:r>
    </w:p>
    <w:p>
      <w:pPr>
        <w:ind w:firstLine="400"/>
        <w:rPr>
          <w:lang w:eastAsia="zh-CN"/>
        </w:rPr>
      </w:pPr>
      <w:r>
        <w:rPr>
          <w:rFonts w:hint="eastAsia"/>
          <w:lang w:eastAsia="zh-CN"/>
        </w:rPr>
        <w:t>申购金额、申购到账份额、赎回份额、赎回到账金额</w:t>
      </w:r>
    </w:p>
    <w:p>
      <w:pPr>
        <w:ind w:firstLine="400"/>
        <w:rPr>
          <w:lang w:eastAsia="zh-CN"/>
        </w:rPr>
      </w:pPr>
    </w:p>
    <w:p>
      <w:pPr>
        <w:ind w:firstLine="400"/>
        <w:rPr>
          <w:lang w:eastAsia="zh-CN"/>
        </w:rPr>
      </w:pPr>
      <w:r>
        <w:rPr>
          <w:rFonts w:hint="eastAsia"/>
          <w:lang w:eastAsia="zh-CN"/>
        </w:rPr>
        <w:t>个子账户</w:t>
      </w:r>
    </w:p>
    <w:p>
      <w:pPr>
        <w:ind w:firstLine="400"/>
        <w:rPr>
          <w:lang w:eastAsia="zh-CN"/>
        </w:rPr>
      </w:pPr>
      <w:r>
        <w:rPr>
          <w:rFonts w:hint="eastAsia"/>
          <w:lang w:eastAsia="zh-CN"/>
        </w:rPr>
        <w:t>申购金额、申购到账份额、赎回份额、赎回到账金额</w:t>
      </w:r>
    </w:p>
    <w:p>
      <w:pPr>
        <w:ind w:firstLine="400"/>
        <w:rPr>
          <w:lang w:eastAsia="zh-CN"/>
        </w:rPr>
      </w:pPr>
    </w:p>
    <w:p>
      <w:pPr>
        <w:pStyle w:val="5"/>
        <w:spacing w:after="156"/>
        <w:rPr>
          <w:lang w:eastAsia="zh-CN"/>
        </w:rPr>
      </w:pPr>
      <w:r>
        <w:rPr>
          <w:rFonts w:hint="eastAsia"/>
          <w:lang w:eastAsia="zh-CN"/>
        </w:rPr>
        <w:t>配平描述</w:t>
      </w:r>
    </w:p>
    <w:p>
      <w:pPr>
        <w:ind w:firstLine="400"/>
      </w:pPr>
      <w:r>
        <w:rPr>
          <w:rFonts w:hint="eastAsia"/>
        </w:rPr>
        <w:t>公共账户</w:t>
      </w:r>
    </w:p>
    <w:p>
      <w:pPr>
        <w:ind w:firstLine="400"/>
        <w:rPr>
          <w:lang w:eastAsia="zh-CN"/>
        </w:rPr>
      </w:pPr>
      <w:r>
        <w:rPr>
          <w:rFonts w:hint="eastAsia"/>
          <w:lang w:eastAsia="zh-CN"/>
        </w:rPr>
        <w:t>申购金额=公共账户申购金额+公共账户基金转换申购金额</w:t>
      </w:r>
    </w:p>
    <w:p>
      <w:pPr>
        <w:ind w:firstLine="400"/>
        <w:rPr>
          <w:lang w:eastAsia="zh-CN"/>
        </w:rPr>
      </w:pPr>
      <w:r>
        <w:rPr>
          <w:rFonts w:hint="eastAsia"/>
          <w:lang w:eastAsia="zh-CN"/>
        </w:rPr>
        <w:t>申购到账份额=公共账户到账份额+公用账户基金转换申购份额</w:t>
      </w:r>
    </w:p>
    <w:p>
      <w:pPr>
        <w:ind w:firstLine="400"/>
        <w:rPr>
          <w:lang w:eastAsia="zh-CN"/>
        </w:rPr>
      </w:pPr>
      <w:r>
        <w:rPr>
          <w:rFonts w:hint="eastAsia"/>
          <w:lang w:eastAsia="zh-CN"/>
        </w:rPr>
        <w:t>赎回份额=公共账户赎回份额+公共账户基金转换申购份额</w:t>
      </w:r>
    </w:p>
    <w:p>
      <w:pPr>
        <w:ind w:firstLine="400"/>
        <w:rPr>
          <w:lang w:eastAsia="zh-CN"/>
        </w:rPr>
      </w:pPr>
      <w:r>
        <w:rPr>
          <w:rFonts w:hint="eastAsia"/>
          <w:lang w:eastAsia="zh-CN"/>
        </w:rPr>
        <w:t>赎回到账金额=公共账户赎回到账金额+公共账户基金转换赎回到账金额</w:t>
      </w:r>
    </w:p>
    <w:p>
      <w:pPr>
        <w:ind w:firstLine="400"/>
        <w:rPr>
          <w:lang w:eastAsia="zh-CN"/>
        </w:rPr>
      </w:pPr>
    </w:p>
    <w:p>
      <w:pPr>
        <w:ind w:firstLine="400"/>
        <w:rPr>
          <w:lang w:eastAsia="zh-CN"/>
        </w:rPr>
      </w:pPr>
      <w:r>
        <w:rPr>
          <w:rFonts w:hint="eastAsia"/>
          <w:lang w:eastAsia="zh-CN"/>
        </w:rPr>
        <w:t>企子账户</w:t>
      </w:r>
    </w:p>
    <w:p>
      <w:pPr>
        <w:ind w:firstLine="400"/>
        <w:rPr>
          <w:lang w:eastAsia="zh-CN"/>
        </w:rPr>
      </w:pPr>
      <w:r>
        <w:rPr>
          <w:rFonts w:hint="eastAsia"/>
          <w:lang w:eastAsia="zh-CN"/>
        </w:rPr>
        <w:t>申购金额=企子账户申购金额+企子账户基金转换申购金额</w:t>
      </w:r>
    </w:p>
    <w:p>
      <w:pPr>
        <w:ind w:firstLine="400"/>
        <w:rPr>
          <w:lang w:eastAsia="zh-CN"/>
        </w:rPr>
      </w:pPr>
      <w:r>
        <w:rPr>
          <w:rFonts w:hint="eastAsia"/>
          <w:lang w:eastAsia="zh-CN"/>
        </w:rPr>
        <w:t>申购到账份额=企子账户申购到账份额+企子账户基金转换申购到账份额</w:t>
      </w:r>
    </w:p>
    <w:p>
      <w:pPr>
        <w:ind w:firstLine="400"/>
        <w:rPr>
          <w:lang w:eastAsia="zh-CN"/>
        </w:rPr>
      </w:pPr>
      <w:r>
        <w:rPr>
          <w:rFonts w:hint="eastAsia"/>
          <w:lang w:eastAsia="zh-CN"/>
        </w:rPr>
        <w:t>赎回份额=企子账户赎回份额+企子账户基金转换赎回份额</w:t>
      </w:r>
    </w:p>
    <w:p>
      <w:pPr>
        <w:ind w:firstLine="400"/>
        <w:rPr>
          <w:lang w:eastAsia="zh-CN"/>
        </w:rPr>
      </w:pPr>
      <w:r>
        <w:rPr>
          <w:rFonts w:hint="eastAsia"/>
          <w:lang w:eastAsia="zh-CN"/>
        </w:rPr>
        <w:t>赎回到账金额=企子账户赎回代帐金额+企子账户基金转换赎回到账金额</w:t>
      </w:r>
    </w:p>
    <w:p>
      <w:pPr>
        <w:ind w:firstLine="400"/>
        <w:rPr>
          <w:lang w:eastAsia="zh-CN"/>
        </w:rPr>
      </w:pPr>
    </w:p>
    <w:p>
      <w:pPr>
        <w:ind w:firstLine="400"/>
        <w:rPr>
          <w:lang w:eastAsia="zh-CN"/>
        </w:rPr>
      </w:pPr>
      <w:r>
        <w:rPr>
          <w:rFonts w:hint="eastAsia"/>
          <w:lang w:eastAsia="zh-CN"/>
        </w:rPr>
        <w:t>个子账户</w:t>
      </w:r>
    </w:p>
    <w:p>
      <w:pPr>
        <w:ind w:firstLine="400"/>
        <w:rPr>
          <w:lang w:eastAsia="zh-CN"/>
        </w:rPr>
      </w:pPr>
      <w:r>
        <w:rPr>
          <w:rFonts w:hint="eastAsia"/>
          <w:lang w:eastAsia="zh-CN"/>
        </w:rPr>
        <w:t>申购金额=个子账户申购金额+个子账户基金转换申购金额</w:t>
      </w:r>
    </w:p>
    <w:p>
      <w:pPr>
        <w:ind w:firstLine="400"/>
        <w:rPr>
          <w:lang w:eastAsia="zh-CN"/>
        </w:rPr>
      </w:pPr>
      <w:r>
        <w:rPr>
          <w:rFonts w:hint="eastAsia"/>
          <w:lang w:eastAsia="zh-CN"/>
        </w:rPr>
        <w:t>申购到账份额=个子账户申购到账份额+个子账户基金转换申购到账份额</w:t>
      </w:r>
    </w:p>
    <w:p>
      <w:pPr>
        <w:ind w:firstLine="400"/>
        <w:rPr>
          <w:lang w:eastAsia="zh-CN"/>
        </w:rPr>
      </w:pPr>
      <w:r>
        <w:rPr>
          <w:rFonts w:hint="eastAsia"/>
          <w:lang w:eastAsia="zh-CN"/>
        </w:rPr>
        <w:t>赎回份额=个子账户赎回份额+个子账户基金转换赎回份额</w:t>
      </w:r>
    </w:p>
    <w:p>
      <w:pPr>
        <w:ind w:firstLine="400"/>
        <w:rPr>
          <w:lang w:eastAsia="zh-CN"/>
        </w:rPr>
      </w:pPr>
      <w:r>
        <w:rPr>
          <w:rFonts w:hint="eastAsia"/>
          <w:lang w:eastAsia="zh-CN"/>
        </w:rPr>
        <w:t>赎回到账金额=个子账户赎回到账金额+个子账户基金转换赎回到账金额</w:t>
      </w:r>
    </w:p>
    <w:p>
      <w:pPr>
        <w:ind w:firstLine="400"/>
        <w:rPr>
          <w:lang w:eastAsia="zh-CN"/>
        </w:rPr>
      </w:pPr>
    </w:p>
    <w:p>
      <w:pPr>
        <w:pStyle w:val="5"/>
        <w:spacing w:after="156"/>
        <w:rPr>
          <w:lang w:eastAsia="zh-CN"/>
        </w:rPr>
      </w:pPr>
      <w:r>
        <w:rPr>
          <w:rFonts w:hint="eastAsia"/>
          <w:lang w:eastAsia="zh-CN"/>
        </w:rPr>
        <w:t>其他要求</w:t>
      </w:r>
    </w:p>
    <w:p>
      <w:pPr>
        <w:ind w:firstLine="400"/>
      </w:pPr>
      <w:r>
        <w:rPr>
          <w:rFonts w:hint="eastAsia"/>
        </w:rPr>
        <w:t>无</w:t>
      </w:r>
    </w:p>
    <w:p>
      <w:pPr>
        <w:pStyle w:val="4"/>
        <w:ind w:left="0" w:firstLine="0"/>
      </w:pPr>
      <w:r>
        <w:rPr>
          <w:rFonts w:hint="eastAsia"/>
        </w:rPr>
        <w:t>功能点：申购赎回-凭证式</w:t>
      </w:r>
    </w:p>
    <w:p>
      <w:pPr>
        <w:pStyle w:val="5"/>
        <w:spacing w:after="156"/>
        <w:rPr>
          <w:lang w:eastAsia="zh-CN"/>
        </w:rPr>
      </w:pPr>
      <w:r>
        <w:rPr>
          <w:rFonts w:hint="eastAsia"/>
          <w:lang w:eastAsia="zh-CN"/>
        </w:rPr>
        <w:t>功能说明</w:t>
      </w:r>
    </w:p>
    <w:p>
      <w:pPr>
        <w:pStyle w:val="5"/>
        <w:spacing w:after="156"/>
        <w:rPr>
          <w:lang w:eastAsia="zh-CN"/>
        </w:rPr>
      </w:pPr>
      <w:r>
        <w:rPr>
          <w:rFonts w:hint="eastAsia"/>
          <w:lang w:eastAsia="zh-CN"/>
        </w:rPr>
        <w:t>报表名称</w:t>
      </w:r>
    </w:p>
    <w:p>
      <w:pPr>
        <w:ind w:firstLine="402"/>
        <w:rPr>
          <w:rFonts w:asciiTheme="minorEastAsia" w:hAnsiTheme="minorEastAsia" w:eastAsiaTheme="minorEastAsia"/>
          <w:b/>
          <w:lang w:eastAsia="zh-CN"/>
        </w:rPr>
      </w:pPr>
      <w:r>
        <w:rPr>
          <w:rFonts w:hint="eastAsia" w:asciiTheme="minorEastAsia" w:hAnsiTheme="minorEastAsia" w:eastAsiaTheme="minorEastAsia"/>
          <w:b/>
          <w:lang w:eastAsia="zh-CN"/>
        </w:rPr>
        <w:t>在报表指令表中,该报表数据如下:</w:t>
      </w:r>
    </w:p>
    <w:p>
      <w:pPr>
        <w:pStyle w:val="65"/>
        <w:ind w:left="402" w:leftChars="201"/>
        <w:rPr>
          <w:rFonts w:asciiTheme="minorEastAsia" w:hAnsiTheme="minorEastAsia" w:eastAsiaTheme="minorEastAsia"/>
          <w:sz w:val="20"/>
          <w:szCs w:val="20"/>
        </w:rPr>
      </w:pPr>
      <w:r>
        <w:rPr>
          <w:rFonts w:hint="eastAsia" w:asciiTheme="minorEastAsia" w:hAnsiTheme="minorEastAsia" w:eastAsiaTheme="minorEastAsia"/>
          <w:b/>
          <w:sz w:val="20"/>
          <w:szCs w:val="20"/>
        </w:rPr>
        <w:t>报表编号：</w:t>
      </w:r>
      <w:r>
        <w:rPr>
          <w:rFonts w:asciiTheme="minorEastAsia" w:hAnsiTheme="minorEastAsia" w:eastAsiaTheme="minorEastAsia"/>
          <w:color w:val="000000"/>
          <w:sz w:val="20"/>
          <w:szCs w:val="20"/>
        </w:rPr>
        <w:t>DSG01</w:t>
      </w:r>
      <w:r>
        <w:rPr>
          <w:rFonts w:hint="eastAsia" w:asciiTheme="minorEastAsia" w:hAnsiTheme="minorEastAsia" w:eastAsiaTheme="minorEastAsia"/>
          <w:sz w:val="20"/>
          <w:szCs w:val="20"/>
        </w:rPr>
        <w:t>。</w:t>
      </w:r>
    </w:p>
    <w:p>
      <w:pPr>
        <w:pStyle w:val="65"/>
        <w:ind w:left="402" w:leftChars="201"/>
        <w:rPr>
          <w:rFonts w:asciiTheme="minorEastAsia" w:hAnsiTheme="minorEastAsia" w:eastAsiaTheme="minorEastAsia"/>
          <w:sz w:val="20"/>
          <w:szCs w:val="20"/>
        </w:rPr>
      </w:pPr>
      <w:r>
        <w:rPr>
          <w:rFonts w:hint="eastAsia" w:asciiTheme="minorEastAsia" w:hAnsiTheme="minorEastAsia" w:eastAsiaTheme="minorEastAsia"/>
          <w:b/>
          <w:sz w:val="20"/>
          <w:szCs w:val="20"/>
        </w:rPr>
        <w:t>报表名称：</w:t>
      </w:r>
      <w:r>
        <w:rPr>
          <w:rFonts w:hint="eastAsia" w:asciiTheme="minorEastAsia" w:hAnsiTheme="minorEastAsia" w:eastAsiaTheme="minorEastAsia"/>
          <w:sz w:val="20"/>
          <w:szCs w:val="20"/>
        </w:rPr>
        <w:t>“</w:t>
      </w:r>
      <w:r>
        <w:rPr>
          <w:rStyle w:val="66"/>
          <w:rFonts w:hint="eastAsia" w:asciiTheme="minorEastAsia" w:hAnsiTheme="minorEastAsia" w:eastAsiaTheme="minorEastAsia"/>
          <w:sz w:val="20"/>
          <w:szCs w:val="20"/>
        </w:rPr>
        <w:t>日期+申购赎回申请表(凭证式)+产品名称.xls</w:t>
      </w:r>
      <w:r>
        <w:rPr>
          <w:rFonts w:asciiTheme="minorEastAsia" w:hAnsiTheme="minorEastAsia" w:eastAsiaTheme="minorEastAsia"/>
          <w:sz w:val="20"/>
          <w:szCs w:val="20"/>
        </w:rPr>
        <w:t>”</w:t>
      </w:r>
      <w:r>
        <w:rPr>
          <w:rFonts w:hint="eastAsia" w:asciiTheme="minorEastAsia" w:hAnsiTheme="minorEastAsia" w:eastAsiaTheme="minorEastAsia"/>
          <w:sz w:val="20"/>
          <w:szCs w:val="20"/>
        </w:rPr>
        <w:t>。</w:t>
      </w:r>
    </w:p>
    <w:p>
      <w:pPr>
        <w:pStyle w:val="65"/>
        <w:ind w:left="402" w:leftChars="201"/>
        <w:rPr>
          <w:rFonts w:asciiTheme="minorEastAsia" w:hAnsiTheme="minorEastAsia" w:eastAsiaTheme="minorEastAsia"/>
          <w:sz w:val="20"/>
          <w:szCs w:val="20"/>
        </w:rPr>
      </w:pPr>
      <w:r>
        <w:rPr>
          <w:rStyle w:val="66"/>
          <w:rFonts w:hint="eastAsia" w:asciiTheme="minorEastAsia" w:hAnsiTheme="minorEastAsia" w:eastAsiaTheme="minorEastAsia"/>
          <w:b/>
          <w:sz w:val="20"/>
          <w:szCs w:val="20"/>
        </w:rPr>
        <w:t>计划编号：</w:t>
      </w:r>
      <w:r>
        <w:rPr>
          <w:rStyle w:val="66"/>
          <w:rFonts w:hint="eastAsia" w:asciiTheme="minorEastAsia" w:hAnsiTheme="minorEastAsia" w:eastAsiaTheme="minorEastAsia"/>
          <w:sz w:val="20"/>
          <w:szCs w:val="20"/>
        </w:rPr>
        <w:t>企业编号,企业计划编号</w:t>
      </w:r>
      <w:r>
        <w:rPr>
          <w:rFonts w:hint="eastAsia" w:asciiTheme="minorEastAsia" w:hAnsiTheme="minorEastAsia" w:eastAsiaTheme="minorEastAsia"/>
          <w:sz w:val="20"/>
          <w:szCs w:val="20"/>
        </w:rPr>
        <w:t>。</w:t>
      </w:r>
    </w:p>
    <w:p>
      <w:pPr>
        <w:pStyle w:val="65"/>
        <w:ind w:left="402" w:leftChars="201"/>
        <w:rPr>
          <w:rFonts w:asciiTheme="minorEastAsia" w:hAnsiTheme="minorEastAsia" w:eastAsiaTheme="minorEastAsia"/>
          <w:sz w:val="20"/>
          <w:szCs w:val="20"/>
        </w:rPr>
      </w:pPr>
      <w:r>
        <w:rPr>
          <w:rFonts w:hint="eastAsia" w:asciiTheme="minorEastAsia" w:hAnsiTheme="minorEastAsia" w:eastAsiaTheme="minorEastAsia"/>
          <w:b/>
          <w:sz w:val="20"/>
          <w:szCs w:val="20"/>
        </w:rPr>
        <w:t>计划名称：</w:t>
      </w:r>
      <w:r>
        <w:rPr>
          <w:rFonts w:hint="eastAsia" w:asciiTheme="minorEastAsia" w:hAnsiTheme="minorEastAsia" w:eastAsiaTheme="minorEastAsia"/>
          <w:sz w:val="20"/>
          <w:szCs w:val="20"/>
        </w:rPr>
        <w:t>由计划编号取值确定。</w:t>
      </w:r>
    </w:p>
    <w:p>
      <w:pPr>
        <w:pStyle w:val="65"/>
        <w:ind w:left="402" w:leftChars="201"/>
        <w:rPr>
          <w:rFonts w:asciiTheme="minorEastAsia" w:hAnsiTheme="minorEastAsia" w:eastAsiaTheme="minorEastAsia"/>
          <w:sz w:val="20"/>
          <w:szCs w:val="20"/>
        </w:rPr>
      </w:pPr>
      <w:r>
        <w:rPr>
          <w:rFonts w:hint="eastAsia" w:asciiTheme="minorEastAsia" w:hAnsiTheme="minorEastAsia" w:eastAsiaTheme="minorEastAsia"/>
          <w:b/>
          <w:sz w:val="20"/>
          <w:szCs w:val="20"/>
        </w:rPr>
        <w:t>报表存储路径及存储名称：</w:t>
      </w:r>
      <w:r>
        <w:rPr>
          <w:rFonts w:hint="eastAsia" w:asciiTheme="minorEastAsia" w:hAnsiTheme="minorEastAsia" w:eastAsiaTheme="minorEastAsia"/>
          <w:sz w:val="20"/>
          <w:szCs w:val="20"/>
        </w:rPr>
        <w:t>“/pension/report/reporttmp/日期/</w:t>
      </w:r>
      <w:r>
        <w:rPr>
          <w:rStyle w:val="66"/>
          <w:rFonts w:hint="eastAsia" w:asciiTheme="minorEastAsia" w:hAnsiTheme="minorEastAsia" w:eastAsiaTheme="minorEastAsia"/>
          <w:sz w:val="20"/>
          <w:szCs w:val="20"/>
        </w:rPr>
        <w:t>年金计划编号</w:t>
      </w:r>
      <w:r>
        <w:rPr>
          <w:rFonts w:hint="eastAsia" w:asciiTheme="minorEastAsia" w:hAnsiTheme="minorEastAsia" w:eastAsiaTheme="minorEastAsia"/>
          <w:sz w:val="20"/>
          <w:szCs w:val="20"/>
        </w:rPr>
        <w:t>/</w:t>
      </w:r>
      <w:r>
        <w:rPr>
          <w:rStyle w:val="66"/>
          <w:rFonts w:hint="eastAsia" w:asciiTheme="minorEastAsia" w:hAnsiTheme="minorEastAsia" w:eastAsiaTheme="minorEastAsia"/>
          <w:sz w:val="20"/>
          <w:szCs w:val="20"/>
        </w:rPr>
        <w:t>日期+申购赎回申请表(凭证式)+产品名称.xls</w:t>
      </w:r>
      <w:r>
        <w:rPr>
          <w:rFonts w:hint="eastAsia" w:asciiTheme="minorEastAsia" w:hAnsiTheme="minorEastAsia" w:eastAsiaTheme="minorEastAsia"/>
          <w:sz w:val="20"/>
          <w:szCs w:val="20"/>
        </w:rPr>
        <w:t>”。</w:t>
      </w:r>
    </w:p>
    <w:p>
      <w:pPr>
        <w:pStyle w:val="65"/>
        <w:ind w:left="402" w:leftChars="201"/>
        <w:rPr>
          <w:rFonts w:asciiTheme="minorEastAsia" w:hAnsiTheme="minorEastAsia" w:eastAsiaTheme="minorEastAsia"/>
          <w:sz w:val="20"/>
          <w:szCs w:val="20"/>
        </w:rPr>
      </w:pPr>
      <w:r>
        <w:rPr>
          <w:rFonts w:hint="eastAsia" w:asciiTheme="minorEastAsia" w:hAnsiTheme="minorEastAsia" w:eastAsiaTheme="minorEastAsia"/>
          <w:b/>
          <w:sz w:val="20"/>
          <w:szCs w:val="20"/>
        </w:rPr>
        <w:t>生成报表名称:</w:t>
      </w:r>
      <w:r>
        <w:rPr>
          <w:rFonts w:asciiTheme="minorEastAsia" w:hAnsiTheme="minorEastAsia" w:eastAsiaTheme="minorEastAsia"/>
          <w:sz w:val="20"/>
          <w:szCs w:val="20"/>
        </w:rPr>
        <w:t>”</w:t>
      </w:r>
      <w:r>
        <w:rPr>
          <w:rStyle w:val="66"/>
          <w:rFonts w:hint="eastAsia" w:asciiTheme="minorEastAsia" w:hAnsiTheme="minorEastAsia" w:eastAsiaTheme="minorEastAsia"/>
          <w:sz w:val="20"/>
          <w:szCs w:val="20"/>
        </w:rPr>
        <w:t xml:space="preserve"> 日期+申购赎回申请表(凭证式)+产品名称.xls</w:t>
      </w:r>
      <w:r>
        <w:rPr>
          <w:rFonts w:asciiTheme="minorEastAsia" w:hAnsiTheme="minorEastAsia" w:eastAsiaTheme="minorEastAsia"/>
          <w:sz w:val="20"/>
          <w:szCs w:val="20"/>
        </w:rPr>
        <w:t>”</w:t>
      </w:r>
      <w:r>
        <w:rPr>
          <w:rFonts w:hint="eastAsia" w:asciiTheme="minorEastAsia" w:hAnsiTheme="minorEastAsia" w:eastAsiaTheme="minorEastAsia"/>
          <w:sz w:val="20"/>
          <w:szCs w:val="20"/>
        </w:rPr>
        <w:t>。</w:t>
      </w:r>
    </w:p>
    <w:p>
      <w:pPr>
        <w:pStyle w:val="5"/>
        <w:spacing w:after="156"/>
        <w:rPr>
          <w:lang w:eastAsia="zh-CN"/>
        </w:rPr>
      </w:pPr>
      <w:r>
        <w:rPr>
          <w:rFonts w:hint="eastAsia"/>
          <w:lang w:eastAsia="zh-CN"/>
        </w:rPr>
        <w:t>报表指令</w:t>
      </w:r>
    </w:p>
    <w:p>
      <w:pPr>
        <w:ind w:firstLine="426"/>
      </w:pPr>
      <w:r>
        <w:rPr>
          <w:rFonts w:hint="eastAsia"/>
        </w:rPr>
        <w:t>日结插入报表指令。</w:t>
      </w:r>
    </w:p>
    <w:p>
      <w:pPr>
        <w:pStyle w:val="5"/>
        <w:spacing w:after="156"/>
        <w:rPr>
          <w:lang w:eastAsia="zh-CN"/>
        </w:rPr>
      </w:pPr>
      <w:r>
        <w:rPr>
          <w:rFonts w:hint="eastAsia"/>
          <w:lang w:eastAsia="zh-CN"/>
        </w:rPr>
        <w:t>报表类型</w:t>
      </w:r>
    </w:p>
    <w:p>
      <w:pPr>
        <w:ind w:firstLine="400"/>
      </w:pPr>
      <w:r>
        <w:rPr>
          <w:rFonts w:hint="eastAsia"/>
        </w:rPr>
        <w:t>日结报表。</w:t>
      </w:r>
    </w:p>
    <w:p>
      <w:pPr>
        <w:pStyle w:val="5"/>
        <w:spacing w:after="156"/>
        <w:rPr>
          <w:lang w:eastAsia="zh-CN"/>
        </w:rPr>
      </w:pPr>
      <w:r>
        <w:rPr>
          <w:rFonts w:hint="eastAsia"/>
          <w:lang w:eastAsia="zh-CN"/>
        </w:rPr>
        <w:t>报表模板</w:t>
      </w:r>
    </w:p>
    <w:p>
      <w:pPr>
        <w:ind w:firstLine="400"/>
      </w:pPr>
      <w:r>
        <w:rPr>
          <w:rFonts w:hint="eastAsia"/>
          <w:lang w:eastAsia="zh-CN"/>
        </w:rPr>
        <w:t>本期报表显示列无变化。</w:t>
      </w:r>
      <w:r>
        <w:rPr>
          <w:rFonts w:hint="eastAsia"/>
        </w:rPr>
        <w:t>原模板,如下:</w:t>
      </w:r>
    </w:p>
    <w:p>
      <w:pPr>
        <w:ind w:firstLine="400"/>
      </w:pPr>
      <w:r>
        <w:object>
          <v:shape id="_x0000_i1050" o:spt="75" type="#_x0000_t75" style="height:48pt;width:76.5pt;" o:ole="t" filled="f" o:preferrelative="t" stroked="f" coordsize="21600,21600">
            <v:path/>
            <v:fill on="f" focussize="0,0"/>
            <v:stroke on="f" joinstyle="miter"/>
            <v:imagedata r:id="rId78" o:title=""/>
            <o:lock v:ext="edit" aspectratio="t"/>
            <w10:wrap type="none"/>
            <w10:anchorlock/>
          </v:shape>
          <o:OLEObject Type="Embed" ProgID="Excel.Sheet.8" ShapeID="_x0000_i1050" DrawAspect="Icon" ObjectID="_1468075750" r:id="rId77">
            <o:LockedField>false</o:LockedField>
          </o:OLEObject>
        </w:object>
      </w:r>
    </w:p>
    <w:p>
      <w:pPr>
        <w:pStyle w:val="5"/>
        <w:spacing w:after="156"/>
        <w:rPr>
          <w:lang w:eastAsia="zh-CN"/>
        </w:rPr>
      </w:pPr>
      <w:r>
        <w:rPr>
          <w:rFonts w:hint="eastAsia"/>
          <w:lang w:eastAsia="zh-CN"/>
        </w:rPr>
        <w:t>逻辑说明</w:t>
      </w:r>
    </w:p>
    <w:p>
      <w:pPr>
        <w:pStyle w:val="5"/>
        <w:spacing w:after="156"/>
        <w:rPr>
          <w:lang w:eastAsia="zh-CN"/>
        </w:rPr>
      </w:pPr>
      <w:r>
        <w:rPr>
          <w:rFonts w:hint="eastAsia"/>
          <w:lang w:eastAsia="zh-CN"/>
        </w:rPr>
        <w:t>逻辑描述</w:t>
      </w:r>
    </w:p>
    <w:p>
      <w:pPr>
        <w:ind w:firstLine="400"/>
        <w:rPr>
          <w:lang w:eastAsia="zh-CN"/>
        </w:rPr>
      </w:pPr>
      <w:r>
        <w:rPr>
          <w:rFonts w:hint="eastAsia"/>
          <w:lang w:eastAsia="zh-CN"/>
        </w:rPr>
        <w:t>需要修改下列展示项后台逻辑值：</w:t>
      </w:r>
    </w:p>
    <w:p>
      <w:pPr>
        <w:ind w:firstLine="400"/>
        <w:rPr>
          <w:lang w:eastAsia="zh-CN"/>
        </w:rPr>
      </w:pPr>
      <w:r>
        <w:rPr>
          <w:rFonts w:hint="eastAsia"/>
          <w:lang w:eastAsia="zh-CN"/>
        </w:rPr>
        <w:t>赎回金额、赎回份额、投资转换赎回金额、投资转换赎回份额、申购金额、申购份额、投资转换赎回金额、投资转换赎回份额。</w:t>
      </w:r>
    </w:p>
    <w:p>
      <w:pPr>
        <w:pStyle w:val="6"/>
        <w:keepNext/>
        <w:keepLines/>
        <w:widowControl w:val="0"/>
        <w:numPr>
          <w:ilvl w:val="3"/>
          <w:numId w:val="1"/>
        </w:numPr>
        <w:overflowPunct/>
        <w:autoSpaceDE/>
        <w:autoSpaceDN/>
        <w:adjustRightInd/>
        <w:spacing w:after="120"/>
        <w:ind w:left="0" w:firstLine="0"/>
        <w:textAlignment w:val="auto"/>
      </w:pPr>
      <w:r>
        <w:rPr>
          <w:rFonts w:hint="eastAsia"/>
        </w:rPr>
        <w:t>配平描述</w:t>
      </w:r>
    </w:p>
    <w:p>
      <w:pPr>
        <w:ind w:firstLine="400"/>
        <w:rPr>
          <w:lang w:eastAsia="zh-CN"/>
        </w:rPr>
      </w:pPr>
      <w:r>
        <w:rPr>
          <w:rFonts w:hint="eastAsia"/>
          <w:lang w:eastAsia="zh-CN"/>
        </w:rPr>
        <w:t>赎回金额=赎回金额+基金转换赎回金额</w:t>
      </w:r>
    </w:p>
    <w:p>
      <w:pPr>
        <w:ind w:firstLine="400"/>
        <w:rPr>
          <w:lang w:eastAsia="zh-CN"/>
        </w:rPr>
      </w:pPr>
      <w:r>
        <w:rPr>
          <w:rFonts w:hint="eastAsia"/>
          <w:lang w:eastAsia="zh-CN"/>
        </w:rPr>
        <w:t>赎回份额=赎回份额+基金转换赎回份额</w:t>
      </w:r>
    </w:p>
    <w:p>
      <w:pPr>
        <w:ind w:firstLine="400"/>
        <w:rPr>
          <w:lang w:eastAsia="zh-CN"/>
        </w:rPr>
      </w:pPr>
      <w:r>
        <w:rPr>
          <w:rFonts w:hint="eastAsia"/>
          <w:lang w:eastAsia="zh-CN"/>
        </w:rPr>
        <w:t>投资转换赎回金额=投资转换赎回金额+基金转换赎回金额</w:t>
      </w:r>
    </w:p>
    <w:p>
      <w:pPr>
        <w:ind w:firstLine="400"/>
        <w:rPr>
          <w:lang w:eastAsia="zh-CN"/>
        </w:rPr>
      </w:pPr>
      <w:r>
        <w:rPr>
          <w:rFonts w:hint="eastAsia"/>
          <w:lang w:eastAsia="zh-CN"/>
        </w:rPr>
        <w:t>投资转换赎回份额=投资转换赎回份额+基金转换赎回份额</w:t>
      </w:r>
    </w:p>
    <w:p>
      <w:pPr>
        <w:ind w:firstLine="400"/>
        <w:rPr>
          <w:lang w:eastAsia="zh-CN"/>
        </w:rPr>
      </w:pPr>
      <w:r>
        <w:rPr>
          <w:rFonts w:hint="eastAsia"/>
          <w:lang w:eastAsia="zh-CN"/>
        </w:rPr>
        <w:t>申购金额=申购金额+基金转换申购金额</w:t>
      </w:r>
    </w:p>
    <w:p>
      <w:pPr>
        <w:ind w:firstLine="400"/>
        <w:rPr>
          <w:lang w:eastAsia="zh-CN"/>
        </w:rPr>
      </w:pPr>
      <w:r>
        <w:rPr>
          <w:rFonts w:hint="eastAsia"/>
          <w:lang w:eastAsia="zh-CN"/>
        </w:rPr>
        <w:t>申购份额=申购份额+基金转换申购份额</w:t>
      </w:r>
    </w:p>
    <w:p>
      <w:pPr>
        <w:ind w:firstLine="400"/>
        <w:rPr>
          <w:lang w:eastAsia="zh-CN"/>
        </w:rPr>
      </w:pPr>
      <w:r>
        <w:rPr>
          <w:rFonts w:hint="eastAsia"/>
          <w:lang w:eastAsia="zh-CN"/>
        </w:rPr>
        <w:t>投资转换申购金额=投资转换申购金额+基金转换申购金额</w:t>
      </w:r>
    </w:p>
    <w:p>
      <w:pPr>
        <w:ind w:firstLine="400"/>
        <w:rPr>
          <w:lang w:eastAsia="zh-CN"/>
        </w:rPr>
      </w:pPr>
      <w:r>
        <w:rPr>
          <w:rFonts w:hint="eastAsia"/>
          <w:lang w:eastAsia="zh-CN"/>
        </w:rPr>
        <w:t>投资转换申购份额=投资转换申购份额+基金转换申购份额</w:t>
      </w:r>
    </w:p>
    <w:p>
      <w:pPr>
        <w:pStyle w:val="5"/>
        <w:spacing w:after="156"/>
        <w:rPr>
          <w:lang w:eastAsia="zh-CN"/>
        </w:rPr>
      </w:pPr>
      <w:r>
        <w:rPr>
          <w:rFonts w:hint="eastAsia"/>
          <w:lang w:eastAsia="zh-CN"/>
        </w:rPr>
        <w:t>其他要求</w:t>
      </w:r>
    </w:p>
    <w:p>
      <w:pPr>
        <w:ind w:firstLine="200" w:firstLineChars="100"/>
      </w:pPr>
      <w:r>
        <w:rPr>
          <w:rFonts w:hint="eastAsia"/>
        </w:rPr>
        <w:t>无</w:t>
      </w:r>
    </w:p>
    <w:p>
      <w:pPr>
        <w:pStyle w:val="4"/>
        <w:ind w:left="0" w:firstLine="0"/>
      </w:pPr>
      <w:r>
        <w:rPr>
          <w:rFonts w:hint="eastAsia"/>
        </w:rPr>
        <w:t>功能点：申购赎回-清单式</w:t>
      </w:r>
    </w:p>
    <w:p>
      <w:pPr>
        <w:pStyle w:val="5"/>
        <w:spacing w:after="156"/>
        <w:rPr>
          <w:lang w:eastAsia="zh-CN"/>
        </w:rPr>
      </w:pPr>
      <w:r>
        <w:rPr>
          <w:rFonts w:hint="eastAsia"/>
          <w:lang w:eastAsia="zh-CN"/>
        </w:rPr>
        <w:t>功能说明</w:t>
      </w:r>
    </w:p>
    <w:p>
      <w:pPr>
        <w:pStyle w:val="5"/>
        <w:spacing w:after="156"/>
        <w:rPr>
          <w:lang w:eastAsia="zh-CN"/>
        </w:rPr>
      </w:pPr>
      <w:r>
        <w:rPr>
          <w:rFonts w:hint="eastAsia"/>
          <w:lang w:eastAsia="zh-CN"/>
        </w:rPr>
        <w:t>报表名称</w:t>
      </w:r>
    </w:p>
    <w:p>
      <w:pPr>
        <w:ind w:firstLine="402"/>
        <w:rPr>
          <w:rFonts w:asciiTheme="minorEastAsia" w:hAnsiTheme="minorEastAsia" w:eastAsiaTheme="minorEastAsia"/>
          <w:b/>
          <w:lang w:eastAsia="zh-CN"/>
        </w:rPr>
      </w:pPr>
      <w:r>
        <w:rPr>
          <w:rFonts w:hint="eastAsia" w:asciiTheme="minorEastAsia" w:hAnsiTheme="minorEastAsia" w:eastAsiaTheme="minorEastAsia"/>
          <w:b/>
          <w:lang w:eastAsia="zh-CN"/>
        </w:rPr>
        <w:t>在报表指令表中,该报表数据如下:</w:t>
      </w:r>
    </w:p>
    <w:p>
      <w:pPr>
        <w:pStyle w:val="65"/>
        <w:ind w:left="402" w:leftChars="201"/>
        <w:rPr>
          <w:rFonts w:asciiTheme="minorEastAsia" w:hAnsiTheme="minorEastAsia" w:eastAsiaTheme="minorEastAsia"/>
          <w:sz w:val="20"/>
          <w:szCs w:val="20"/>
        </w:rPr>
      </w:pPr>
      <w:r>
        <w:rPr>
          <w:rFonts w:hint="eastAsia" w:asciiTheme="minorEastAsia" w:hAnsiTheme="minorEastAsia" w:eastAsiaTheme="minorEastAsia"/>
          <w:b/>
          <w:sz w:val="20"/>
          <w:szCs w:val="20"/>
        </w:rPr>
        <w:t>报表编号：</w:t>
      </w:r>
      <w:r>
        <w:rPr>
          <w:rFonts w:asciiTheme="minorEastAsia" w:hAnsiTheme="minorEastAsia" w:eastAsiaTheme="minorEastAsia"/>
          <w:color w:val="000000"/>
          <w:sz w:val="20"/>
          <w:szCs w:val="20"/>
        </w:rPr>
        <w:t>DSG0</w:t>
      </w:r>
      <w:r>
        <w:rPr>
          <w:rFonts w:hint="eastAsia" w:asciiTheme="minorEastAsia" w:hAnsiTheme="minorEastAsia" w:eastAsiaTheme="minorEastAsia"/>
          <w:color w:val="000000"/>
          <w:sz w:val="20"/>
          <w:szCs w:val="20"/>
        </w:rPr>
        <w:t>2</w:t>
      </w:r>
      <w:r>
        <w:rPr>
          <w:rFonts w:hint="eastAsia" w:asciiTheme="minorEastAsia" w:hAnsiTheme="minorEastAsia" w:eastAsiaTheme="minorEastAsia"/>
          <w:sz w:val="20"/>
          <w:szCs w:val="20"/>
        </w:rPr>
        <w:t>。</w:t>
      </w:r>
    </w:p>
    <w:p>
      <w:pPr>
        <w:pStyle w:val="65"/>
        <w:ind w:left="402" w:leftChars="201"/>
        <w:rPr>
          <w:rFonts w:asciiTheme="minorEastAsia" w:hAnsiTheme="minorEastAsia" w:eastAsiaTheme="minorEastAsia"/>
          <w:sz w:val="20"/>
          <w:szCs w:val="20"/>
        </w:rPr>
      </w:pPr>
      <w:r>
        <w:rPr>
          <w:rFonts w:hint="eastAsia" w:asciiTheme="minorEastAsia" w:hAnsiTheme="minorEastAsia" w:eastAsiaTheme="minorEastAsia"/>
          <w:b/>
          <w:sz w:val="20"/>
          <w:szCs w:val="20"/>
        </w:rPr>
        <w:t>报表名称：</w:t>
      </w:r>
      <w:r>
        <w:rPr>
          <w:rFonts w:hint="eastAsia" w:asciiTheme="minorEastAsia" w:hAnsiTheme="minorEastAsia" w:eastAsiaTheme="minorEastAsia"/>
          <w:sz w:val="20"/>
          <w:szCs w:val="20"/>
        </w:rPr>
        <w:t>“</w:t>
      </w:r>
      <w:r>
        <w:rPr>
          <w:rStyle w:val="66"/>
          <w:rFonts w:hint="eastAsia" w:asciiTheme="minorEastAsia" w:hAnsiTheme="minorEastAsia" w:eastAsiaTheme="minorEastAsia"/>
          <w:sz w:val="20"/>
          <w:szCs w:val="20"/>
        </w:rPr>
        <w:t>日期+申购赎回申请表(清单式).xls</w:t>
      </w:r>
      <w:r>
        <w:rPr>
          <w:rFonts w:asciiTheme="minorEastAsia" w:hAnsiTheme="minorEastAsia" w:eastAsiaTheme="minorEastAsia"/>
          <w:sz w:val="20"/>
          <w:szCs w:val="20"/>
        </w:rPr>
        <w:t>”</w:t>
      </w:r>
      <w:r>
        <w:rPr>
          <w:rFonts w:hint="eastAsia" w:asciiTheme="minorEastAsia" w:hAnsiTheme="minorEastAsia" w:eastAsiaTheme="minorEastAsia"/>
          <w:sz w:val="20"/>
          <w:szCs w:val="20"/>
        </w:rPr>
        <w:t>。</w:t>
      </w:r>
    </w:p>
    <w:p>
      <w:pPr>
        <w:pStyle w:val="65"/>
        <w:ind w:left="402" w:leftChars="201"/>
        <w:rPr>
          <w:rFonts w:asciiTheme="minorEastAsia" w:hAnsiTheme="minorEastAsia" w:eastAsiaTheme="minorEastAsia"/>
          <w:sz w:val="20"/>
          <w:szCs w:val="20"/>
        </w:rPr>
      </w:pPr>
      <w:r>
        <w:rPr>
          <w:rStyle w:val="66"/>
          <w:rFonts w:hint="eastAsia" w:asciiTheme="minorEastAsia" w:hAnsiTheme="minorEastAsia" w:eastAsiaTheme="minorEastAsia"/>
          <w:b/>
          <w:sz w:val="20"/>
          <w:szCs w:val="20"/>
        </w:rPr>
        <w:t>计划编号：</w:t>
      </w:r>
      <w:r>
        <w:rPr>
          <w:rStyle w:val="66"/>
          <w:rFonts w:hint="eastAsia" w:asciiTheme="minorEastAsia" w:hAnsiTheme="minorEastAsia" w:eastAsiaTheme="minorEastAsia"/>
          <w:sz w:val="20"/>
          <w:szCs w:val="20"/>
        </w:rPr>
        <w:t>企业编号,企业计划编号</w:t>
      </w:r>
      <w:r>
        <w:rPr>
          <w:rFonts w:hint="eastAsia" w:asciiTheme="minorEastAsia" w:hAnsiTheme="minorEastAsia" w:eastAsiaTheme="minorEastAsia"/>
          <w:sz w:val="20"/>
          <w:szCs w:val="20"/>
        </w:rPr>
        <w:t>。</w:t>
      </w:r>
    </w:p>
    <w:p>
      <w:pPr>
        <w:pStyle w:val="65"/>
        <w:ind w:left="402" w:leftChars="201"/>
        <w:rPr>
          <w:rFonts w:asciiTheme="minorEastAsia" w:hAnsiTheme="minorEastAsia" w:eastAsiaTheme="minorEastAsia"/>
          <w:sz w:val="20"/>
          <w:szCs w:val="20"/>
        </w:rPr>
      </w:pPr>
      <w:r>
        <w:rPr>
          <w:rFonts w:hint="eastAsia" w:asciiTheme="minorEastAsia" w:hAnsiTheme="minorEastAsia" w:eastAsiaTheme="minorEastAsia"/>
          <w:b/>
          <w:sz w:val="20"/>
          <w:szCs w:val="20"/>
        </w:rPr>
        <w:t>计划名称：</w:t>
      </w:r>
      <w:r>
        <w:rPr>
          <w:rFonts w:hint="eastAsia" w:asciiTheme="minorEastAsia" w:hAnsiTheme="minorEastAsia" w:eastAsiaTheme="minorEastAsia"/>
          <w:sz w:val="20"/>
          <w:szCs w:val="20"/>
        </w:rPr>
        <w:t>由计划编号取值确定。</w:t>
      </w:r>
    </w:p>
    <w:p>
      <w:pPr>
        <w:pStyle w:val="65"/>
        <w:ind w:left="402" w:leftChars="201"/>
        <w:rPr>
          <w:rFonts w:asciiTheme="minorEastAsia" w:hAnsiTheme="minorEastAsia" w:eastAsiaTheme="minorEastAsia"/>
          <w:sz w:val="20"/>
          <w:szCs w:val="20"/>
        </w:rPr>
      </w:pPr>
      <w:r>
        <w:rPr>
          <w:rFonts w:hint="eastAsia" w:asciiTheme="minorEastAsia" w:hAnsiTheme="minorEastAsia" w:eastAsiaTheme="minorEastAsia"/>
          <w:b/>
          <w:sz w:val="20"/>
          <w:szCs w:val="20"/>
        </w:rPr>
        <w:t>报表存储路径及存储名称：</w:t>
      </w:r>
      <w:r>
        <w:rPr>
          <w:rFonts w:hint="eastAsia" w:asciiTheme="minorEastAsia" w:hAnsiTheme="minorEastAsia" w:eastAsiaTheme="minorEastAsia"/>
          <w:sz w:val="20"/>
          <w:szCs w:val="20"/>
        </w:rPr>
        <w:t>“/pension/report/reporttmp/日期/</w:t>
      </w:r>
      <w:r>
        <w:rPr>
          <w:rStyle w:val="66"/>
          <w:rFonts w:hint="eastAsia" w:asciiTheme="minorEastAsia" w:hAnsiTheme="minorEastAsia" w:eastAsiaTheme="minorEastAsia"/>
          <w:sz w:val="20"/>
          <w:szCs w:val="20"/>
        </w:rPr>
        <w:t>年金计划编号</w:t>
      </w:r>
      <w:r>
        <w:rPr>
          <w:rFonts w:hint="eastAsia" w:asciiTheme="minorEastAsia" w:hAnsiTheme="minorEastAsia" w:eastAsiaTheme="minorEastAsia"/>
          <w:sz w:val="20"/>
          <w:szCs w:val="20"/>
        </w:rPr>
        <w:t>/</w:t>
      </w:r>
      <w:r>
        <w:rPr>
          <w:rStyle w:val="66"/>
          <w:rFonts w:hint="eastAsia" w:asciiTheme="minorEastAsia" w:hAnsiTheme="minorEastAsia" w:eastAsiaTheme="minorEastAsia"/>
          <w:sz w:val="20"/>
          <w:szCs w:val="20"/>
        </w:rPr>
        <w:t>日期+申购赎回申请表(清单式).xls</w:t>
      </w:r>
      <w:r>
        <w:rPr>
          <w:rFonts w:hint="eastAsia" w:asciiTheme="minorEastAsia" w:hAnsiTheme="minorEastAsia" w:eastAsiaTheme="minorEastAsia"/>
          <w:sz w:val="20"/>
          <w:szCs w:val="20"/>
        </w:rPr>
        <w:t>”。</w:t>
      </w:r>
    </w:p>
    <w:p>
      <w:pPr>
        <w:pStyle w:val="65"/>
        <w:ind w:left="402" w:leftChars="201"/>
        <w:rPr>
          <w:rFonts w:asciiTheme="minorEastAsia" w:hAnsiTheme="minorEastAsia" w:eastAsiaTheme="minorEastAsia"/>
          <w:sz w:val="20"/>
          <w:szCs w:val="20"/>
        </w:rPr>
      </w:pPr>
      <w:r>
        <w:rPr>
          <w:rFonts w:hint="eastAsia" w:asciiTheme="minorEastAsia" w:hAnsiTheme="minorEastAsia" w:eastAsiaTheme="minorEastAsia"/>
          <w:b/>
          <w:sz w:val="20"/>
          <w:szCs w:val="20"/>
        </w:rPr>
        <w:t>生成报表名称:</w:t>
      </w:r>
      <w:r>
        <w:rPr>
          <w:rFonts w:asciiTheme="minorEastAsia" w:hAnsiTheme="minorEastAsia" w:eastAsiaTheme="minorEastAsia"/>
          <w:sz w:val="20"/>
          <w:szCs w:val="20"/>
        </w:rPr>
        <w:t>”</w:t>
      </w:r>
      <w:r>
        <w:rPr>
          <w:rStyle w:val="66"/>
          <w:rFonts w:hint="eastAsia" w:asciiTheme="minorEastAsia" w:hAnsiTheme="minorEastAsia" w:eastAsiaTheme="minorEastAsia"/>
          <w:sz w:val="20"/>
          <w:szCs w:val="20"/>
        </w:rPr>
        <w:t xml:space="preserve"> 日期+申购赎回申请表(清单式).xls</w:t>
      </w:r>
      <w:r>
        <w:rPr>
          <w:rFonts w:asciiTheme="minorEastAsia" w:hAnsiTheme="minorEastAsia" w:eastAsiaTheme="minorEastAsia"/>
          <w:sz w:val="20"/>
          <w:szCs w:val="20"/>
        </w:rPr>
        <w:t>”</w:t>
      </w:r>
      <w:r>
        <w:rPr>
          <w:rFonts w:hint="eastAsia" w:asciiTheme="minorEastAsia" w:hAnsiTheme="minorEastAsia" w:eastAsiaTheme="minorEastAsia"/>
          <w:sz w:val="20"/>
          <w:szCs w:val="20"/>
        </w:rPr>
        <w:t>。</w:t>
      </w:r>
    </w:p>
    <w:p>
      <w:pPr>
        <w:pStyle w:val="5"/>
        <w:spacing w:after="156"/>
        <w:rPr>
          <w:lang w:eastAsia="zh-CN"/>
        </w:rPr>
      </w:pPr>
      <w:r>
        <w:rPr>
          <w:rFonts w:hint="eastAsia"/>
          <w:lang w:eastAsia="zh-CN"/>
        </w:rPr>
        <w:t>报表指令</w:t>
      </w:r>
    </w:p>
    <w:p>
      <w:pPr>
        <w:ind w:firstLine="426"/>
      </w:pPr>
      <w:r>
        <w:rPr>
          <w:rFonts w:hint="eastAsia"/>
        </w:rPr>
        <w:t>日结插入报表指令。</w:t>
      </w:r>
    </w:p>
    <w:p>
      <w:pPr>
        <w:pStyle w:val="5"/>
        <w:spacing w:after="156"/>
        <w:rPr>
          <w:lang w:eastAsia="zh-CN"/>
        </w:rPr>
      </w:pPr>
      <w:r>
        <w:rPr>
          <w:rFonts w:hint="eastAsia"/>
          <w:lang w:eastAsia="zh-CN"/>
        </w:rPr>
        <w:t>报表类型</w:t>
      </w:r>
    </w:p>
    <w:p>
      <w:pPr>
        <w:ind w:firstLine="400"/>
      </w:pPr>
      <w:r>
        <w:rPr>
          <w:rFonts w:hint="eastAsia"/>
        </w:rPr>
        <w:t>日结报表。</w:t>
      </w:r>
    </w:p>
    <w:p>
      <w:pPr>
        <w:pStyle w:val="5"/>
        <w:spacing w:after="156"/>
        <w:rPr>
          <w:lang w:eastAsia="zh-CN"/>
        </w:rPr>
      </w:pPr>
      <w:r>
        <w:rPr>
          <w:rFonts w:hint="eastAsia"/>
          <w:lang w:eastAsia="zh-CN"/>
        </w:rPr>
        <w:t>报表模板</w:t>
      </w:r>
    </w:p>
    <w:p>
      <w:pPr>
        <w:ind w:firstLine="400"/>
      </w:pPr>
      <w:r>
        <w:rPr>
          <w:rFonts w:hint="eastAsia"/>
          <w:lang w:eastAsia="zh-CN"/>
        </w:rPr>
        <w:t>本期报表显示列无变化。</w:t>
      </w:r>
      <w:r>
        <w:rPr>
          <w:rFonts w:hint="eastAsia"/>
        </w:rPr>
        <w:t>原模板,如下:</w:t>
      </w:r>
    </w:p>
    <w:p>
      <w:pPr>
        <w:ind w:firstLine="400"/>
      </w:pPr>
      <w:r>
        <w:object>
          <v:shape id="_x0000_i1051" o:spt="75" type="#_x0000_t75" style="height:48pt;width:76.5pt;" o:ole="t" filled="f" o:preferrelative="t" stroked="f" coordsize="21600,21600">
            <v:path/>
            <v:fill on="f" focussize="0,0"/>
            <v:stroke on="f" joinstyle="miter"/>
            <v:imagedata r:id="rId74" o:title=""/>
            <o:lock v:ext="edit" aspectratio="t"/>
            <w10:wrap type="none"/>
            <w10:anchorlock/>
          </v:shape>
          <o:OLEObject Type="Embed" ProgID="Excel.Sheet.8" ShapeID="_x0000_i1051" DrawAspect="Icon" ObjectID="_1468075751" r:id="rId79">
            <o:LockedField>false</o:LockedField>
          </o:OLEObject>
        </w:object>
      </w:r>
    </w:p>
    <w:p>
      <w:pPr>
        <w:pStyle w:val="5"/>
        <w:spacing w:after="156"/>
        <w:rPr>
          <w:lang w:eastAsia="zh-CN"/>
        </w:rPr>
      </w:pPr>
      <w:r>
        <w:rPr>
          <w:rFonts w:hint="eastAsia"/>
          <w:lang w:eastAsia="zh-CN"/>
        </w:rPr>
        <w:t>逻辑说明</w:t>
      </w:r>
    </w:p>
    <w:p>
      <w:pPr>
        <w:ind w:firstLine="400"/>
        <w:rPr>
          <w:lang w:eastAsia="zh-CN"/>
        </w:rPr>
      </w:pPr>
      <w:r>
        <w:rPr>
          <w:rFonts w:hint="eastAsia"/>
          <w:lang w:eastAsia="zh-CN"/>
        </w:rPr>
        <w:t>修改下列展示项的后台逻辑值:</w:t>
      </w:r>
    </w:p>
    <w:p>
      <w:pPr>
        <w:ind w:firstLine="400"/>
        <w:rPr>
          <w:lang w:eastAsia="zh-CN"/>
        </w:rPr>
      </w:pPr>
      <w:r>
        <w:rPr>
          <w:rFonts w:hint="eastAsia"/>
          <w:lang w:eastAsia="zh-CN"/>
        </w:rPr>
        <w:t>应赎回金额、投资转换赎回金额、应赎回份额、投资转换赎回份额</w:t>
      </w:r>
    </w:p>
    <w:p>
      <w:pPr>
        <w:ind w:firstLine="400"/>
        <w:rPr>
          <w:lang w:eastAsia="zh-CN"/>
        </w:rPr>
      </w:pPr>
      <w:r>
        <w:rPr>
          <w:rFonts w:hint="eastAsia"/>
          <w:lang w:eastAsia="zh-CN"/>
        </w:rPr>
        <w:t>应申购金额、投资转换申购金额、应申购份额、投资转换申购份额</w:t>
      </w:r>
    </w:p>
    <w:p>
      <w:pPr>
        <w:ind w:firstLine="400"/>
        <w:rPr>
          <w:lang w:eastAsia="zh-CN"/>
        </w:rPr>
      </w:pPr>
    </w:p>
    <w:p>
      <w:pPr>
        <w:pStyle w:val="5"/>
        <w:spacing w:after="156"/>
        <w:rPr>
          <w:lang w:eastAsia="zh-CN"/>
        </w:rPr>
      </w:pPr>
      <w:r>
        <w:rPr>
          <w:rFonts w:hint="eastAsia"/>
          <w:lang w:eastAsia="zh-CN"/>
        </w:rPr>
        <w:t>逻辑描述</w:t>
      </w:r>
    </w:p>
    <w:p>
      <w:pPr>
        <w:ind w:firstLine="400"/>
        <w:rPr>
          <w:lang w:eastAsia="zh-CN"/>
        </w:rPr>
      </w:pPr>
      <w:r>
        <w:rPr>
          <w:rFonts w:hint="eastAsia"/>
          <w:lang w:eastAsia="zh-CN"/>
        </w:rPr>
        <w:t>应赎回金额=应赎回金额+基金转换应赎回金额</w:t>
      </w:r>
    </w:p>
    <w:p>
      <w:pPr>
        <w:ind w:firstLine="400"/>
        <w:rPr>
          <w:lang w:eastAsia="zh-CN"/>
        </w:rPr>
      </w:pPr>
      <w:r>
        <w:rPr>
          <w:rFonts w:hint="eastAsia"/>
          <w:lang w:eastAsia="zh-CN"/>
        </w:rPr>
        <w:t>投资转换赎回金额=投资转换赎回金额+基金转换赎回金额</w:t>
      </w:r>
    </w:p>
    <w:p>
      <w:pPr>
        <w:ind w:firstLine="400"/>
        <w:rPr>
          <w:lang w:eastAsia="zh-CN"/>
        </w:rPr>
      </w:pPr>
      <w:r>
        <w:rPr>
          <w:rFonts w:hint="eastAsia"/>
          <w:lang w:eastAsia="zh-CN"/>
        </w:rPr>
        <w:t>应赎回份额=应赎回份额+基金转换赎回份额</w:t>
      </w:r>
    </w:p>
    <w:p>
      <w:pPr>
        <w:ind w:firstLine="400"/>
        <w:rPr>
          <w:lang w:eastAsia="zh-CN"/>
        </w:rPr>
      </w:pPr>
      <w:r>
        <w:rPr>
          <w:rFonts w:hint="eastAsia"/>
          <w:lang w:eastAsia="zh-CN"/>
        </w:rPr>
        <w:t>投资转换赎回份额=投资转换赎回份额+基金转换赎回份额</w:t>
      </w:r>
    </w:p>
    <w:p>
      <w:pPr>
        <w:ind w:firstLine="400"/>
        <w:rPr>
          <w:lang w:eastAsia="zh-CN"/>
        </w:rPr>
      </w:pPr>
    </w:p>
    <w:p>
      <w:pPr>
        <w:ind w:firstLine="400"/>
        <w:rPr>
          <w:lang w:eastAsia="zh-CN"/>
        </w:rPr>
      </w:pPr>
      <w:r>
        <w:rPr>
          <w:rFonts w:hint="eastAsia"/>
          <w:lang w:eastAsia="zh-CN"/>
        </w:rPr>
        <w:t>应申购金额=应赎回金额+基金转换应申购金额</w:t>
      </w:r>
    </w:p>
    <w:p>
      <w:pPr>
        <w:ind w:firstLine="400"/>
        <w:rPr>
          <w:lang w:eastAsia="zh-CN"/>
        </w:rPr>
      </w:pPr>
      <w:r>
        <w:rPr>
          <w:rFonts w:hint="eastAsia"/>
          <w:lang w:eastAsia="zh-CN"/>
        </w:rPr>
        <w:t>投资转换申购金额=投资转换申购金额+基金转换申购金额</w:t>
      </w:r>
    </w:p>
    <w:p>
      <w:pPr>
        <w:ind w:firstLine="400"/>
        <w:rPr>
          <w:lang w:eastAsia="zh-CN"/>
        </w:rPr>
      </w:pPr>
      <w:r>
        <w:rPr>
          <w:rFonts w:hint="eastAsia"/>
          <w:lang w:eastAsia="zh-CN"/>
        </w:rPr>
        <w:t>应申购份额=应申购份额+基金转换申购份额</w:t>
      </w:r>
    </w:p>
    <w:p>
      <w:pPr>
        <w:ind w:firstLine="400"/>
        <w:rPr>
          <w:lang w:eastAsia="zh-CN"/>
        </w:rPr>
      </w:pPr>
      <w:r>
        <w:rPr>
          <w:rFonts w:hint="eastAsia"/>
          <w:lang w:eastAsia="zh-CN"/>
        </w:rPr>
        <w:t>投资转换申购份额=投资转换申购份额+基金转换申购份额</w:t>
      </w:r>
    </w:p>
    <w:p>
      <w:pPr>
        <w:ind w:firstLine="400"/>
        <w:rPr>
          <w:lang w:eastAsia="zh-CN"/>
        </w:rPr>
      </w:pPr>
    </w:p>
    <w:p>
      <w:pPr>
        <w:pStyle w:val="5"/>
        <w:spacing w:after="156"/>
        <w:rPr>
          <w:lang w:eastAsia="zh-CN"/>
        </w:rPr>
      </w:pPr>
      <w:r>
        <w:rPr>
          <w:rFonts w:hint="eastAsia"/>
          <w:lang w:eastAsia="zh-CN"/>
        </w:rPr>
        <w:t>配平描述</w:t>
      </w:r>
    </w:p>
    <w:p>
      <w:pPr>
        <w:ind w:firstLine="400"/>
      </w:pPr>
    </w:p>
    <w:p>
      <w:pPr>
        <w:pStyle w:val="5"/>
        <w:spacing w:after="156"/>
        <w:rPr>
          <w:lang w:eastAsia="zh-CN"/>
        </w:rPr>
      </w:pPr>
      <w:r>
        <w:rPr>
          <w:rFonts w:hint="eastAsia"/>
          <w:lang w:eastAsia="zh-CN"/>
        </w:rPr>
        <w:t>其他要求</w:t>
      </w:r>
    </w:p>
    <w:p>
      <w:pPr>
        <w:ind w:firstLine="400"/>
        <w:rPr>
          <w:lang w:eastAsia="zh-CN"/>
        </w:rPr>
      </w:pPr>
      <w:r>
        <w:rPr>
          <w:rFonts w:hint="eastAsia"/>
        </w:rPr>
        <w:t>无</w:t>
      </w:r>
    </w:p>
    <w:p>
      <w:pPr>
        <w:pStyle w:val="3"/>
        <w:rPr>
          <w:rFonts w:hint="eastAsia"/>
        </w:rPr>
      </w:pPr>
      <w:bookmarkStart w:id="251" w:name="_Toc410052581"/>
      <w:r>
        <w:rPr>
          <w:rFonts w:hint="eastAsia"/>
        </w:rPr>
        <w:t>马钢相关报表</w:t>
      </w:r>
    </w:p>
    <w:p>
      <w:pPr>
        <w:pStyle w:val="4"/>
      </w:pPr>
      <w:r>
        <w:rPr>
          <w:rFonts w:hint="eastAsia"/>
        </w:rPr>
        <w:t>功能点:职工销户汇总表</w:t>
      </w:r>
      <w:bookmarkEnd w:id="251"/>
    </w:p>
    <w:p>
      <w:pPr>
        <w:pStyle w:val="5"/>
      </w:pPr>
      <w:r>
        <w:rPr>
          <w:rFonts w:hint="eastAsia"/>
        </w:rPr>
        <w:t>功能说明</w:t>
      </w:r>
    </w:p>
    <w:p>
      <w:pPr>
        <w:pStyle w:val="5"/>
      </w:pPr>
      <w:r>
        <w:rPr>
          <w:rFonts w:hint="eastAsia"/>
        </w:rPr>
        <w:t>报表名称</w:t>
      </w:r>
    </w:p>
    <w:p>
      <w:pPr>
        <w:rPr>
          <w:rFonts w:asciiTheme="minorEastAsia" w:hAnsiTheme="minorEastAsia" w:eastAsiaTheme="minorEastAsia"/>
          <w:b/>
          <w:lang w:eastAsia="zh-CN"/>
        </w:rPr>
      </w:pPr>
      <w:r>
        <w:rPr>
          <w:rFonts w:hint="eastAsia" w:asciiTheme="minorEastAsia" w:hAnsiTheme="minorEastAsia" w:eastAsiaTheme="minorEastAsia"/>
          <w:b/>
          <w:lang w:eastAsia="zh-CN"/>
        </w:rPr>
        <w:t>在报表指令表中,该报表数据如下:</w:t>
      </w:r>
    </w:p>
    <w:p>
      <w:pPr>
        <w:rPr>
          <w:rFonts w:asciiTheme="minorEastAsia" w:hAnsiTheme="minorEastAsia" w:eastAsiaTheme="minorEastAsia"/>
          <w:lang w:eastAsia="zh-CN"/>
        </w:rPr>
      </w:pPr>
      <w:r>
        <w:rPr>
          <w:rFonts w:hint="eastAsia" w:asciiTheme="minorEastAsia" w:hAnsiTheme="minorEastAsia" w:eastAsiaTheme="minorEastAsia"/>
          <w:b/>
          <w:lang w:eastAsia="zh-CN"/>
        </w:rPr>
        <w:t>报表编号：</w:t>
      </w:r>
      <w:r>
        <w:rPr>
          <w:rFonts w:asciiTheme="minorEastAsia" w:hAnsiTheme="minorEastAsia" w:eastAsiaTheme="minorEastAsia"/>
          <w:color w:val="000000"/>
          <w:lang w:eastAsia="zh-CN"/>
        </w:rPr>
        <w:t>D</w:t>
      </w:r>
      <w:r>
        <w:rPr>
          <w:rFonts w:hint="eastAsia" w:asciiTheme="minorEastAsia" w:hAnsiTheme="minorEastAsia" w:eastAsiaTheme="minorEastAsia"/>
          <w:color w:val="000000"/>
          <w:lang w:eastAsia="zh-CN"/>
        </w:rPr>
        <w:t>ZG06</w:t>
      </w:r>
      <w:r>
        <w:rPr>
          <w:rFonts w:hint="eastAsia" w:asciiTheme="minorEastAsia" w:hAnsiTheme="minorEastAsia" w:eastAsiaTheme="minorEastAsia"/>
          <w:lang w:eastAsia="zh-CN"/>
        </w:rPr>
        <w:t>。</w:t>
      </w:r>
    </w:p>
    <w:p>
      <w:pPr>
        <w:rPr>
          <w:rFonts w:asciiTheme="minorEastAsia" w:hAnsiTheme="minorEastAsia" w:eastAsiaTheme="minorEastAsia"/>
          <w:lang w:eastAsia="zh-CN"/>
        </w:rPr>
      </w:pPr>
      <w:r>
        <w:rPr>
          <w:rFonts w:hint="eastAsia" w:asciiTheme="minorEastAsia" w:hAnsiTheme="minorEastAsia" w:eastAsiaTheme="minorEastAsia"/>
          <w:b/>
          <w:lang w:eastAsia="zh-CN"/>
        </w:rPr>
        <w:t>报表名称：</w:t>
      </w:r>
      <w:r>
        <w:rPr>
          <w:rFonts w:hint="eastAsia" w:asciiTheme="minorEastAsia" w:hAnsiTheme="minorEastAsia" w:eastAsiaTheme="minorEastAsia"/>
          <w:lang w:eastAsia="zh-CN"/>
        </w:rPr>
        <w:t>“</w:t>
      </w:r>
      <w:r>
        <w:rPr>
          <w:rStyle w:val="66"/>
          <w:rFonts w:hint="eastAsia" w:asciiTheme="minorEastAsia" w:hAnsiTheme="minorEastAsia" w:eastAsiaTheme="minorEastAsia"/>
          <w:sz w:val="20"/>
          <w:szCs w:val="20"/>
          <w:lang w:eastAsia="zh-CN"/>
        </w:rPr>
        <w:t>职工销户汇总表.xls</w:t>
      </w:r>
      <w:r>
        <w:rPr>
          <w:rFonts w:asciiTheme="minorEastAsia" w:hAnsiTheme="minorEastAsia" w:eastAsiaTheme="minorEastAsia"/>
          <w:lang w:eastAsia="zh-CN"/>
        </w:rPr>
        <w:t>”</w:t>
      </w:r>
      <w:r>
        <w:rPr>
          <w:rFonts w:hint="eastAsia" w:asciiTheme="minorEastAsia" w:hAnsiTheme="minorEastAsia" w:eastAsiaTheme="minorEastAsia"/>
          <w:lang w:eastAsia="zh-CN"/>
        </w:rPr>
        <w:t>。</w:t>
      </w:r>
    </w:p>
    <w:p>
      <w:pPr>
        <w:rPr>
          <w:rFonts w:asciiTheme="minorEastAsia" w:hAnsiTheme="minorEastAsia" w:eastAsiaTheme="minorEastAsia"/>
          <w:lang w:eastAsia="zh-CN"/>
        </w:rPr>
      </w:pPr>
      <w:r>
        <w:rPr>
          <w:rStyle w:val="66"/>
          <w:rFonts w:hint="eastAsia" w:asciiTheme="minorEastAsia" w:hAnsiTheme="minorEastAsia" w:eastAsiaTheme="minorEastAsia"/>
          <w:b/>
          <w:sz w:val="20"/>
          <w:szCs w:val="20"/>
          <w:lang w:eastAsia="zh-CN"/>
        </w:rPr>
        <w:t>计划编号：</w:t>
      </w:r>
      <w:r>
        <w:rPr>
          <w:rStyle w:val="66"/>
          <w:rFonts w:hint="eastAsia" w:asciiTheme="minorEastAsia" w:hAnsiTheme="minorEastAsia" w:eastAsiaTheme="minorEastAsia"/>
          <w:sz w:val="20"/>
          <w:szCs w:val="20"/>
          <w:lang w:eastAsia="zh-CN"/>
        </w:rPr>
        <w:t>企业编号,企业计划编号</w:t>
      </w:r>
      <w:r>
        <w:rPr>
          <w:rFonts w:hint="eastAsia" w:asciiTheme="minorEastAsia" w:hAnsiTheme="minorEastAsia" w:eastAsiaTheme="minorEastAsia"/>
          <w:lang w:eastAsia="zh-CN"/>
        </w:rPr>
        <w:t>。</w:t>
      </w:r>
    </w:p>
    <w:p>
      <w:pPr>
        <w:rPr>
          <w:rFonts w:asciiTheme="minorEastAsia" w:hAnsiTheme="minorEastAsia" w:eastAsiaTheme="minorEastAsia"/>
          <w:lang w:eastAsia="zh-CN"/>
        </w:rPr>
      </w:pPr>
      <w:r>
        <w:rPr>
          <w:rFonts w:hint="eastAsia" w:asciiTheme="minorEastAsia" w:hAnsiTheme="minorEastAsia" w:eastAsiaTheme="minorEastAsia"/>
          <w:b/>
          <w:lang w:eastAsia="zh-CN"/>
        </w:rPr>
        <w:t>计划名称：</w:t>
      </w:r>
      <w:r>
        <w:rPr>
          <w:rFonts w:hint="eastAsia" w:asciiTheme="minorEastAsia" w:hAnsiTheme="minorEastAsia" w:eastAsiaTheme="minorEastAsia"/>
          <w:lang w:eastAsia="zh-CN"/>
        </w:rPr>
        <w:t>由计划编号取值确定。</w:t>
      </w:r>
    </w:p>
    <w:p>
      <w:pPr>
        <w:rPr>
          <w:rFonts w:asciiTheme="minorEastAsia" w:hAnsiTheme="minorEastAsia" w:eastAsiaTheme="minorEastAsia"/>
        </w:rPr>
      </w:pPr>
      <w:r>
        <w:rPr>
          <w:rFonts w:hint="eastAsia" w:asciiTheme="minorEastAsia" w:hAnsiTheme="minorEastAsia" w:eastAsiaTheme="minorEastAsia"/>
          <w:b/>
        </w:rPr>
        <w:t>报表存储路径及存储名称：</w:t>
      </w:r>
      <w:r>
        <w:rPr>
          <w:rFonts w:hint="eastAsia" w:asciiTheme="minorEastAsia" w:hAnsiTheme="minorEastAsia" w:eastAsiaTheme="minorEastAsia"/>
        </w:rPr>
        <w:t>“/pension/report/reporttmp/日期/</w:t>
      </w:r>
      <w:r>
        <w:rPr>
          <w:rStyle w:val="66"/>
          <w:rFonts w:hint="eastAsia" w:asciiTheme="minorEastAsia" w:hAnsiTheme="minorEastAsia" w:eastAsiaTheme="minorEastAsia"/>
          <w:sz w:val="20"/>
          <w:szCs w:val="20"/>
        </w:rPr>
        <w:t>年金计划编号</w:t>
      </w:r>
      <w:r>
        <w:rPr>
          <w:rFonts w:hint="eastAsia" w:asciiTheme="minorEastAsia" w:hAnsiTheme="minorEastAsia" w:eastAsiaTheme="minorEastAsia"/>
        </w:rPr>
        <w:t>/</w:t>
      </w:r>
      <w:r>
        <w:rPr>
          <w:rStyle w:val="66"/>
          <w:rFonts w:hint="eastAsia" w:asciiTheme="minorEastAsia" w:hAnsiTheme="minorEastAsia" w:eastAsiaTheme="minorEastAsia"/>
          <w:sz w:val="20"/>
          <w:szCs w:val="20"/>
        </w:rPr>
        <w:t>职工销户汇总表.xls</w:t>
      </w:r>
      <w:r>
        <w:rPr>
          <w:rFonts w:hint="eastAsia" w:asciiTheme="minorEastAsia" w:hAnsiTheme="minorEastAsia" w:eastAsiaTheme="minorEastAsia"/>
        </w:rPr>
        <w:t>”。</w:t>
      </w:r>
    </w:p>
    <w:p>
      <w:pPr>
        <w:rPr>
          <w:rFonts w:asciiTheme="minorEastAsia" w:hAnsiTheme="minorEastAsia" w:eastAsiaTheme="minorEastAsia"/>
        </w:rPr>
      </w:pPr>
      <w:r>
        <w:rPr>
          <w:rFonts w:hint="eastAsia" w:asciiTheme="minorEastAsia" w:hAnsiTheme="minorEastAsia" w:eastAsiaTheme="minorEastAsia"/>
          <w:b/>
        </w:rPr>
        <w:t>生成报表名称:</w:t>
      </w:r>
      <w:r>
        <w:rPr>
          <w:rFonts w:asciiTheme="minorEastAsia" w:hAnsiTheme="minorEastAsia" w:eastAsiaTheme="minorEastAsia"/>
        </w:rPr>
        <w:t>”</w:t>
      </w:r>
      <w:r>
        <w:rPr>
          <w:rStyle w:val="66"/>
          <w:rFonts w:hint="eastAsia" w:asciiTheme="minorEastAsia" w:hAnsiTheme="minorEastAsia" w:eastAsiaTheme="minorEastAsia"/>
          <w:sz w:val="20"/>
          <w:szCs w:val="20"/>
        </w:rPr>
        <w:t>职工销户汇总表.xls</w:t>
      </w:r>
      <w:r>
        <w:rPr>
          <w:rFonts w:asciiTheme="minorEastAsia" w:hAnsiTheme="minorEastAsia" w:eastAsiaTheme="minorEastAsia"/>
        </w:rPr>
        <w:t>”</w:t>
      </w:r>
      <w:r>
        <w:rPr>
          <w:rFonts w:hint="eastAsia" w:asciiTheme="minorEastAsia" w:hAnsiTheme="minorEastAsia" w:eastAsiaTheme="minorEastAsia"/>
        </w:rPr>
        <w:t>。</w:t>
      </w:r>
    </w:p>
    <w:p>
      <w:pPr>
        <w:pStyle w:val="5"/>
      </w:pPr>
      <w:r>
        <w:rPr>
          <w:rFonts w:hint="eastAsia"/>
        </w:rPr>
        <w:t>报表指令</w:t>
      </w:r>
    </w:p>
    <w:p>
      <w:r>
        <w:rPr>
          <w:rFonts w:hint="eastAsia"/>
        </w:rPr>
        <w:t>日结插入报表指令。</w:t>
      </w:r>
    </w:p>
    <w:p>
      <w:pPr>
        <w:pStyle w:val="5"/>
      </w:pPr>
      <w:r>
        <w:rPr>
          <w:rFonts w:hint="eastAsia"/>
        </w:rPr>
        <w:t>报表类型</w:t>
      </w:r>
    </w:p>
    <w:p>
      <w:r>
        <w:rPr>
          <w:rFonts w:hint="eastAsia"/>
        </w:rPr>
        <w:t>日结报表。</w:t>
      </w:r>
    </w:p>
    <w:p>
      <w:pPr>
        <w:pStyle w:val="5"/>
      </w:pPr>
      <w:r>
        <w:rPr>
          <w:rFonts w:hint="eastAsia"/>
        </w:rPr>
        <w:t>报表模板</w:t>
      </w:r>
    </w:p>
    <w:p>
      <w:pPr>
        <w:rPr>
          <w:lang w:eastAsia="zh-CN"/>
        </w:rPr>
      </w:pPr>
      <w:r>
        <w:rPr>
          <w:rFonts w:hint="eastAsia"/>
          <w:lang w:eastAsia="zh-CN"/>
        </w:rPr>
        <w:t>本期报表显示列无变化。原模板可参照其他计划的销户汇总表,,如下:</w:t>
      </w:r>
    </w:p>
    <w:p>
      <w:r>
        <w:object>
          <v:shape id="_x0000_i1052" o:spt="75" type="#_x0000_t75" style="height:48pt;width:76.5pt;" o:ole="t" filled="f" o:preferrelative="t" stroked="f" coordsize="21600,21600">
            <v:path/>
            <v:fill on="f" focussize="0,0"/>
            <v:stroke on="f" joinstyle="miter"/>
            <v:imagedata r:id="rId81" o:title=""/>
            <o:lock v:ext="edit" aspectratio="t"/>
            <w10:wrap type="none"/>
            <w10:anchorlock/>
          </v:shape>
          <o:OLEObject Type="Embed" ProgID="Excel.Sheet.8" ShapeID="_x0000_i1052" DrawAspect="Icon" ObjectID="_1468075752" r:id="rId80">
            <o:LockedField>false</o:LockedField>
          </o:OLEObject>
        </w:object>
      </w:r>
    </w:p>
    <w:p>
      <w:pPr>
        <w:pStyle w:val="5"/>
      </w:pPr>
      <w:r>
        <w:rPr>
          <w:rFonts w:hint="eastAsia"/>
        </w:rPr>
        <w:t>逻辑说明</w:t>
      </w:r>
    </w:p>
    <w:p>
      <w:r>
        <w:rPr>
          <w:rFonts w:hint="eastAsia"/>
        </w:rPr>
        <w:t xml:space="preserve">  </w:t>
      </w:r>
    </w:p>
    <w:p>
      <w:pPr>
        <w:pStyle w:val="5"/>
      </w:pPr>
      <w:r>
        <w:rPr>
          <w:rFonts w:hint="eastAsia"/>
        </w:rPr>
        <w:t>逻辑描述</w:t>
      </w:r>
    </w:p>
    <w:p>
      <w:r>
        <w:rPr>
          <w:rFonts w:hint="eastAsia"/>
        </w:rPr>
        <w:t>展示项如下：</w:t>
      </w:r>
    </w:p>
    <w:p>
      <w:pPr>
        <w:rPr>
          <w:lang w:eastAsia="zh-CN"/>
        </w:rPr>
      </w:pPr>
      <w:r>
        <w:rPr>
          <w:rFonts w:hint="eastAsia"/>
          <w:lang w:eastAsia="zh-CN"/>
        </w:rPr>
        <w:t>计划名称、计划编号、企业名称、企业编号、分公司名称、分公司编号、职工编号、姓名、证件类型、证件号码、账户状态、交易日期、人数合计。</w:t>
      </w:r>
    </w:p>
    <w:p>
      <w:pPr>
        <w:pStyle w:val="5"/>
      </w:pPr>
      <w:r>
        <w:rPr>
          <w:rFonts w:hint="eastAsia"/>
        </w:rPr>
        <w:t>配平描述</w:t>
      </w:r>
    </w:p>
    <w:p/>
    <w:p>
      <w:pPr>
        <w:pStyle w:val="5"/>
      </w:pPr>
      <w:r>
        <w:rPr>
          <w:rFonts w:hint="eastAsia"/>
        </w:rPr>
        <w:t>其他要求</w:t>
      </w:r>
    </w:p>
    <w:p>
      <w:pPr>
        <w:ind w:firstLine="400"/>
        <w:rPr>
          <w:rFonts w:hint="eastAsia"/>
          <w:lang w:eastAsia="zh-CN"/>
        </w:rPr>
      </w:pPr>
      <w:r>
        <w:rPr>
          <w:rFonts w:hint="eastAsia"/>
        </w:rPr>
        <w:t>无</w:t>
      </w:r>
    </w:p>
    <w:p>
      <w:pPr>
        <w:pStyle w:val="2"/>
      </w:pPr>
      <w:bookmarkStart w:id="252" w:name="_Toc407280820"/>
      <w:bookmarkStart w:id="253" w:name="_Toc409427554"/>
      <w:r>
        <w:rPr>
          <w:rFonts w:hint="eastAsia"/>
        </w:rPr>
        <w:t>非功能性需求（可选）</w:t>
      </w:r>
      <w:bookmarkEnd w:id="252"/>
      <w:bookmarkEnd w:id="253"/>
    </w:p>
    <w:p>
      <w:pPr>
        <w:rPr>
          <w:color w:val="000000"/>
          <w:lang w:eastAsia="zh-CN"/>
        </w:rPr>
      </w:pPr>
      <w:r>
        <w:rPr>
          <w:rFonts w:hint="eastAsia"/>
          <w:color w:val="000000"/>
          <w:lang w:eastAsia="zh-CN"/>
        </w:rPr>
        <w:t>【说明】列示非功能性需求。</w:t>
      </w:r>
    </w:p>
    <w:p>
      <w:pPr>
        <w:pStyle w:val="3"/>
        <w:ind w:left="578" w:hanging="578"/>
      </w:pPr>
      <w:bookmarkStart w:id="254" w:name="_Toc407280821"/>
      <w:bookmarkStart w:id="255" w:name="_Toc409427555"/>
      <w:r>
        <w:rPr>
          <w:rFonts w:hint="eastAsia"/>
        </w:rPr>
        <w:t>系统性能</w:t>
      </w:r>
      <w:bookmarkEnd w:id="254"/>
      <w:bookmarkEnd w:id="255"/>
    </w:p>
    <w:p>
      <w:pPr>
        <w:rPr>
          <w:color w:val="000000"/>
          <w:lang w:eastAsia="zh-CN"/>
        </w:rPr>
      </w:pPr>
      <w:r>
        <w:rPr>
          <w:rFonts w:hint="eastAsia"/>
          <w:color w:val="000000"/>
          <w:lang w:eastAsia="zh-CN"/>
        </w:rPr>
        <w:t>【说明】列示系统性能要求。如：</w:t>
      </w:r>
    </w:p>
    <w:p>
      <w:pPr>
        <w:rPr>
          <w:color w:val="000000"/>
          <w:lang w:eastAsia="zh-CN"/>
        </w:rPr>
      </w:pPr>
      <w:r>
        <w:rPr>
          <w:rFonts w:hint="eastAsia"/>
          <w:color w:val="000000"/>
          <w:lang w:eastAsia="zh-CN"/>
        </w:rPr>
        <w:t>系统容量：</w:t>
      </w:r>
      <w:r>
        <w:rPr>
          <w:color w:val="000000"/>
          <w:lang w:eastAsia="zh-CN"/>
        </w:rPr>
        <w:t xml:space="preserve"> xx</w:t>
      </w:r>
      <w:r>
        <w:rPr>
          <w:rFonts w:hint="eastAsia"/>
          <w:color w:val="000000"/>
          <w:lang w:eastAsia="zh-CN"/>
        </w:rPr>
        <w:t>年至少</w:t>
      </w:r>
      <w:r>
        <w:rPr>
          <w:color w:val="000000"/>
          <w:lang w:eastAsia="zh-CN"/>
        </w:rPr>
        <w:t>xx</w:t>
      </w:r>
      <w:r>
        <w:rPr>
          <w:rFonts w:hint="eastAsia"/>
          <w:color w:val="000000"/>
          <w:lang w:eastAsia="zh-CN"/>
        </w:rPr>
        <w:t>用户量</w:t>
      </w:r>
    </w:p>
    <w:p>
      <w:pPr>
        <w:rPr>
          <w:color w:val="000000"/>
          <w:lang w:eastAsia="zh-CN"/>
        </w:rPr>
      </w:pPr>
      <w:r>
        <w:rPr>
          <w:rFonts w:hint="eastAsia"/>
          <w:color w:val="000000"/>
          <w:lang w:eastAsia="zh-CN"/>
        </w:rPr>
        <w:t>系统吞吐性能：</w:t>
      </w:r>
      <w:r>
        <w:rPr>
          <w:color w:val="000000"/>
          <w:lang w:eastAsia="zh-CN"/>
        </w:rPr>
        <w:t>xx</w:t>
      </w:r>
      <w:r>
        <w:rPr>
          <w:rFonts w:hint="eastAsia"/>
          <w:color w:val="000000"/>
          <w:lang w:eastAsia="zh-CN"/>
        </w:rPr>
        <w:t>笔交易</w:t>
      </w:r>
      <w:r>
        <w:rPr>
          <w:color w:val="000000"/>
          <w:lang w:eastAsia="zh-CN"/>
        </w:rPr>
        <w:t>/</w:t>
      </w:r>
      <w:r>
        <w:rPr>
          <w:rFonts w:hint="eastAsia"/>
          <w:color w:val="000000"/>
          <w:lang w:eastAsia="zh-CN"/>
        </w:rPr>
        <w:t>小时</w:t>
      </w:r>
    </w:p>
    <w:p>
      <w:pPr>
        <w:rPr>
          <w:color w:val="000000"/>
          <w:lang w:eastAsia="zh-CN"/>
        </w:rPr>
      </w:pPr>
      <w:r>
        <w:rPr>
          <w:rFonts w:hint="eastAsia"/>
          <w:color w:val="000000"/>
          <w:lang w:eastAsia="zh-CN"/>
        </w:rPr>
        <w:t>系统并发性能：最多同时支持</w:t>
      </w:r>
      <w:r>
        <w:rPr>
          <w:color w:val="000000"/>
          <w:lang w:eastAsia="zh-CN"/>
        </w:rPr>
        <w:t>xx</w:t>
      </w:r>
      <w:r>
        <w:rPr>
          <w:rFonts w:hint="eastAsia"/>
          <w:color w:val="000000"/>
          <w:lang w:eastAsia="zh-CN"/>
        </w:rPr>
        <w:t>个处理</w:t>
      </w:r>
    </w:p>
    <w:p>
      <w:pPr>
        <w:rPr>
          <w:color w:val="000000"/>
          <w:lang w:eastAsia="zh-CN"/>
        </w:rPr>
      </w:pPr>
      <w:r>
        <w:rPr>
          <w:rFonts w:hint="eastAsia"/>
          <w:color w:val="000000"/>
          <w:lang w:eastAsia="zh-CN"/>
        </w:rPr>
        <w:t>交易时间：联机交易每笔处理不超过</w:t>
      </w:r>
      <w:r>
        <w:rPr>
          <w:color w:val="000000"/>
          <w:lang w:eastAsia="zh-CN"/>
        </w:rPr>
        <w:t>xx</w:t>
      </w:r>
      <w:r>
        <w:rPr>
          <w:rFonts w:hint="eastAsia"/>
          <w:color w:val="000000"/>
          <w:lang w:eastAsia="zh-CN"/>
        </w:rPr>
        <w:t>秒；批量交易时间不超过</w:t>
      </w:r>
      <w:r>
        <w:rPr>
          <w:color w:val="000000"/>
          <w:lang w:eastAsia="zh-CN"/>
        </w:rPr>
        <w:t>xx</w:t>
      </w:r>
      <w:r>
        <w:rPr>
          <w:rFonts w:hint="eastAsia"/>
          <w:color w:val="000000"/>
          <w:lang w:eastAsia="zh-CN"/>
        </w:rPr>
        <w:t>秒</w:t>
      </w:r>
    </w:p>
    <w:p>
      <w:pPr>
        <w:rPr>
          <w:lang w:eastAsia="zh-CN"/>
        </w:rPr>
      </w:pPr>
    </w:p>
    <w:p>
      <w:pPr>
        <w:pStyle w:val="3"/>
        <w:ind w:left="578" w:hanging="578"/>
      </w:pPr>
      <w:bookmarkStart w:id="256" w:name="_Toc409427556"/>
      <w:bookmarkStart w:id="257" w:name="_Toc407280822"/>
      <w:r>
        <w:rPr>
          <w:rFonts w:hint="eastAsia"/>
        </w:rPr>
        <w:t>系统可用性</w:t>
      </w:r>
      <w:bookmarkEnd w:id="256"/>
      <w:bookmarkEnd w:id="257"/>
    </w:p>
    <w:p>
      <w:pPr>
        <w:rPr>
          <w:color w:val="000000"/>
          <w:lang w:eastAsia="zh-CN"/>
        </w:rPr>
      </w:pPr>
      <w:r>
        <w:rPr>
          <w:rFonts w:hint="eastAsia"/>
          <w:color w:val="000000"/>
          <w:lang w:eastAsia="zh-CN"/>
        </w:rPr>
        <w:t>【说明】列示系统可用性要求。如：</w:t>
      </w:r>
    </w:p>
    <w:p>
      <w:pPr>
        <w:rPr>
          <w:color w:val="000000"/>
          <w:lang w:eastAsia="zh-CN"/>
        </w:rPr>
      </w:pPr>
      <w:r>
        <w:rPr>
          <w:rFonts w:hint="eastAsia"/>
          <w:color w:val="000000"/>
          <w:lang w:eastAsia="zh-CN"/>
        </w:rPr>
        <w:t>运行时间要求：</w:t>
      </w:r>
      <w:r>
        <w:rPr>
          <w:color w:val="000000"/>
          <w:lang w:eastAsia="zh-CN"/>
        </w:rPr>
        <w:t>7</w:t>
      </w:r>
      <w:r>
        <w:rPr>
          <w:rFonts w:hint="eastAsia"/>
          <w:color w:val="000000"/>
          <w:lang w:eastAsia="zh-CN"/>
        </w:rPr>
        <w:t>×</w:t>
      </w:r>
      <w:r>
        <w:rPr>
          <w:color w:val="000000"/>
          <w:lang w:eastAsia="zh-CN"/>
        </w:rPr>
        <w:t>24</w:t>
      </w:r>
      <w:r>
        <w:rPr>
          <w:rFonts w:hint="eastAsia"/>
          <w:color w:val="000000"/>
          <w:lang w:eastAsia="zh-CN"/>
        </w:rPr>
        <w:t>实时系统；</w:t>
      </w:r>
      <w:r>
        <w:rPr>
          <w:color w:val="000000"/>
          <w:lang w:eastAsia="zh-CN"/>
        </w:rPr>
        <w:t>5</w:t>
      </w:r>
      <w:r>
        <w:rPr>
          <w:rFonts w:hint="eastAsia"/>
          <w:color w:val="000000"/>
          <w:lang w:eastAsia="zh-CN"/>
        </w:rPr>
        <w:t>×</w:t>
      </w:r>
      <w:r>
        <w:rPr>
          <w:color w:val="000000"/>
          <w:lang w:eastAsia="zh-CN"/>
        </w:rPr>
        <w:t>8</w:t>
      </w:r>
      <w:r>
        <w:rPr>
          <w:rFonts w:hint="eastAsia"/>
          <w:color w:val="000000"/>
          <w:lang w:eastAsia="zh-CN"/>
        </w:rPr>
        <w:t>实时系统；</w:t>
      </w:r>
      <w:r>
        <w:rPr>
          <w:color w:val="000000"/>
          <w:lang w:eastAsia="zh-CN"/>
        </w:rPr>
        <w:t>5</w:t>
      </w:r>
      <w:r>
        <w:rPr>
          <w:rFonts w:hint="eastAsia"/>
          <w:color w:val="000000"/>
          <w:lang w:eastAsia="zh-CN"/>
        </w:rPr>
        <w:t>×</w:t>
      </w:r>
      <w:r>
        <w:rPr>
          <w:color w:val="000000"/>
          <w:lang w:eastAsia="zh-CN"/>
        </w:rPr>
        <w:t>5</w:t>
      </w:r>
      <w:r>
        <w:rPr>
          <w:rFonts w:hint="eastAsia"/>
          <w:color w:val="000000"/>
          <w:lang w:eastAsia="zh-CN"/>
        </w:rPr>
        <w:t>实时系统；批量系统；等</w:t>
      </w:r>
    </w:p>
    <w:p>
      <w:pPr>
        <w:rPr>
          <w:color w:val="000000"/>
          <w:lang w:eastAsia="zh-CN"/>
        </w:rPr>
      </w:pPr>
      <w:r>
        <w:rPr>
          <w:rFonts w:hint="eastAsia"/>
          <w:color w:val="000000"/>
          <w:lang w:eastAsia="zh-CN"/>
        </w:rPr>
        <w:t>恢复时间要求：异常情况下</w:t>
      </w:r>
      <w:r>
        <w:rPr>
          <w:color w:val="000000"/>
          <w:lang w:eastAsia="zh-CN"/>
        </w:rPr>
        <w:t>xx</w:t>
      </w:r>
      <w:r>
        <w:rPr>
          <w:rFonts w:hint="eastAsia"/>
          <w:color w:val="000000"/>
          <w:lang w:eastAsia="zh-CN"/>
        </w:rPr>
        <w:t>分钟内恢复</w:t>
      </w:r>
    </w:p>
    <w:p>
      <w:pPr>
        <w:rPr>
          <w:color w:val="000000"/>
          <w:lang w:eastAsia="zh-CN"/>
        </w:rPr>
      </w:pPr>
      <w:r>
        <w:rPr>
          <w:rFonts w:hint="eastAsia"/>
          <w:color w:val="000000"/>
          <w:lang w:eastAsia="zh-CN"/>
        </w:rPr>
        <w:t>维护窗口要求：如：每月</w:t>
      </w:r>
      <w:r>
        <w:rPr>
          <w:color w:val="000000"/>
          <w:lang w:eastAsia="zh-CN"/>
        </w:rPr>
        <w:t>x</w:t>
      </w:r>
      <w:r>
        <w:rPr>
          <w:rFonts w:hint="eastAsia"/>
          <w:color w:val="000000"/>
          <w:lang w:eastAsia="zh-CN"/>
        </w:rPr>
        <w:t>号，</w:t>
      </w:r>
      <w:r>
        <w:rPr>
          <w:color w:val="000000"/>
          <w:lang w:eastAsia="zh-CN"/>
        </w:rPr>
        <w:t>xx</w:t>
      </w:r>
      <w:r>
        <w:rPr>
          <w:rFonts w:hint="eastAsia"/>
          <w:color w:val="000000"/>
          <w:lang w:eastAsia="zh-CN"/>
        </w:rPr>
        <w:t>点</w:t>
      </w:r>
      <w:r>
        <w:rPr>
          <w:color w:val="000000"/>
          <w:lang w:eastAsia="zh-CN"/>
        </w:rPr>
        <w:t>-xx</w:t>
      </w:r>
      <w:r>
        <w:rPr>
          <w:rFonts w:hint="eastAsia"/>
          <w:color w:val="000000"/>
          <w:lang w:eastAsia="zh-CN"/>
        </w:rPr>
        <w:t>点</w:t>
      </w:r>
    </w:p>
    <w:p>
      <w:pPr>
        <w:rPr>
          <w:lang w:eastAsia="zh-CN"/>
        </w:rPr>
      </w:pPr>
    </w:p>
    <w:p>
      <w:pPr>
        <w:pStyle w:val="3"/>
        <w:ind w:left="578" w:hanging="578"/>
      </w:pPr>
      <w:bookmarkStart w:id="258" w:name="_Toc407280823"/>
      <w:bookmarkStart w:id="259" w:name="_Toc409427557"/>
      <w:r>
        <w:rPr>
          <w:rFonts w:hint="eastAsia"/>
        </w:rPr>
        <w:t>数据要求</w:t>
      </w:r>
      <w:bookmarkEnd w:id="258"/>
      <w:bookmarkEnd w:id="259"/>
    </w:p>
    <w:p>
      <w:pPr>
        <w:rPr>
          <w:color w:val="000000"/>
          <w:lang w:eastAsia="zh-CN"/>
        </w:rPr>
      </w:pPr>
      <w:r>
        <w:rPr>
          <w:rFonts w:hint="eastAsia"/>
          <w:color w:val="000000"/>
          <w:lang w:eastAsia="zh-CN"/>
        </w:rPr>
        <w:t>【说明】列示数据要求。如：</w:t>
      </w:r>
    </w:p>
    <w:p>
      <w:pPr>
        <w:rPr>
          <w:color w:val="000000"/>
          <w:lang w:eastAsia="zh-CN"/>
        </w:rPr>
      </w:pPr>
      <w:r>
        <w:rPr>
          <w:rFonts w:hint="eastAsia"/>
          <w:color w:val="000000"/>
          <w:lang w:eastAsia="zh-CN"/>
        </w:rPr>
        <w:t>数据保存期：数据保留期限</w:t>
      </w:r>
    </w:p>
    <w:p>
      <w:pPr>
        <w:rPr>
          <w:color w:val="000000"/>
          <w:lang w:eastAsia="zh-CN"/>
        </w:rPr>
      </w:pPr>
      <w:r>
        <w:rPr>
          <w:rFonts w:hint="eastAsia"/>
          <w:color w:val="000000"/>
          <w:lang w:eastAsia="zh-CN"/>
        </w:rPr>
        <w:t>数据可查期：数据可通过交易方式查询的期限；其余需通过数据恢复或其他方式实现</w:t>
      </w:r>
    </w:p>
    <w:sectPr>
      <w:headerReference r:id="rId18" w:type="default"/>
      <w:footerReference r:id="rId19" w:type="default"/>
      <w:footnotePr>
        <w:pos w:val="beneathText"/>
      </w:footnotePr>
      <w:pgSz w:w="11905" w:h="16837"/>
      <w:pgMar w:top="1440" w:right="1304" w:bottom="1440" w:left="1304" w:header="851" w:footer="992" w:gutter="0"/>
      <w:pgNumType w:start="1"/>
      <w:cols w:space="720"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陶东升" w:date="2015-01-20T16:54:00Z" w:initials="tds">
    <w:p>
      <w:pPr>
        <w:pStyle w:val="12"/>
        <w:rPr>
          <w:lang w:eastAsia="zh-CN"/>
        </w:rPr>
      </w:pPr>
      <w:r>
        <w:rPr>
          <w:rFonts w:hint="eastAsia"/>
          <w:lang w:eastAsia="zh-CN"/>
        </w:rPr>
        <w:t>2014年三阶段暂缓</w:t>
      </w:r>
    </w:p>
  </w:comment>
  <w:comment w:id="1" w:author="陶东升" w:date="2015-01-20T16:54:00Z" w:initials="tds">
    <w:p>
      <w:pPr>
        <w:pStyle w:val="12"/>
        <w:rPr>
          <w:lang w:eastAsia="zh-CN"/>
        </w:rPr>
      </w:pPr>
      <w:r>
        <w:rPr>
          <w:rFonts w:hint="eastAsia"/>
          <w:lang w:eastAsia="zh-CN"/>
        </w:rPr>
        <w:t>2014年三阶段暂缓</w:t>
      </w:r>
    </w:p>
  </w:comment>
  <w:comment w:id="2" w:author="陶东升" w:date="2015-01-20T16:56:00Z" w:initials="tds">
    <w:p>
      <w:pPr>
        <w:pStyle w:val="12"/>
        <w:rPr>
          <w:lang w:eastAsia="zh-CN"/>
        </w:rPr>
      </w:pPr>
      <w:r>
        <w:rPr>
          <w:rFonts w:hint="eastAsia"/>
          <w:lang w:eastAsia="zh-CN"/>
        </w:rPr>
        <w:t>2014年三阶段暂缓</w:t>
      </w:r>
    </w:p>
  </w:comment>
  <w:comment w:id="3" w:author="刘献美" w:date="2015-01-14T17:28:00Z" w:initials="liuxm">
    <w:p>
      <w:pPr>
        <w:pStyle w:val="12"/>
        <w:rPr>
          <w:lang w:eastAsia="zh-CN"/>
        </w:rPr>
      </w:pPr>
      <w:r>
        <w:rPr>
          <w:rFonts w:hint="eastAsia"/>
          <w:lang w:eastAsia="zh-CN"/>
        </w:rPr>
        <w:t>如果投资，money账户这两个字段值为0，投资产品的账户为非空。</w:t>
      </w:r>
    </w:p>
  </w:comment>
  <w:comment w:id="4" w:author="刘献美" w:date="2015-01-14T17:10:00Z" w:initials="liuxm">
    <w:p>
      <w:pPr>
        <w:pStyle w:val="12"/>
        <w:rPr>
          <w:lang w:eastAsia="zh-CN"/>
        </w:rPr>
      </w:pPr>
      <w:r>
        <w:rPr>
          <w:rFonts w:hint="eastAsia"/>
          <w:lang w:eastAsia="zh-CN"/>
        </w:rPr>
        <w:t>如果投资，money账户这两个字段值为0，投资产品的账户为非空。</w:t>
      </w:r>
    </w:p>
  </w:comment>
  <w:comment w:id="5" w:author="陶东升" w:date="2015-01-20T16:57:00Z" w:initials="tds">
    <w:p>
      <w:pPr>
        <w:pStyle w:val="12"/>
        <w:rPr>
          <w:lang w:eastAsia="zh-CN"/>
        </w:rPr>
      </w:pPr>
      <w:r>
        <w:rPr>
          <w:rFonts w:hint="eastAsia"/>
          <w:lang w:eastAsia="zh-CN"/>
        </w:rPr>
        <w:t>2014年三阶段暂缓</w:t>
      </w:r>
    </w:p>
  </w:comment>
  <w:comment w:id="6" w:author="陶东升" w:date="2015-01-20T16:56:00Z" w:initials="tds">
    <w:p>
      <w:pPr>
        <w:pStyle w:val="12"/>
        <w:rPr>
          <w:lang w:eastAsia="zh-CN"/>
        </w:rPr>
      </w:pPr>
      <w:r>
        <w:rPr>
          <w:rFonts w:hint="eastAsia"/>
          <w:lang w:eastAsia="zh-CN"/>
        </w:rPr>
        <w:t>2014年三阶段暂缓</w:t>
      </w:r>
    </w:p>
  </w:comment>
  <w:comment w:id="7" w:author="陶东升" w:date="2015-01-20T16:56:00Z" w:initials="tds">
    <w:p>
      <w:pPr>
        <w:pStyle w:val="12"/>
      </w:pPr>
      <w:r>
        <w:rPr>
          <w:rFonts w:hint="eastAsia"/>
          <w:lang w:eastAsia="zh-CN"/>
        </w:rPr>
        <w:t>2014年三阶段暂缓</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Courier New">
    <w:panose1 w:val="02070309020205020404"/>
    <w:charset w:val="00"/>
    <w:family w:val="modern"/>
    <w:pitch w:val="default"/>
    <w:sig w:usb0="E0002AFF" w:usb1="C0007843" w:usb2="00000009" w:usb3="00000000" w:csb0="400001FF" w:csb1="FFFF0000"/>
  </w:font>
  <w:font w:name="MS Gothic">
    <w:panose1 w:val="020B0609070205080204"/>
    <w:charset w:val="80"/>
    <w:family w:val="modern"/>
    <w:pitch w:val="default"/>
    <w:sig w:usb0="E00002FF" w:usb1="6AC7FDFB" w:usb2="00000012" w:usb3="00000000" w:csb0="4002009F" w:csb1="DFD7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jc w:val="center"/>
      <w:rPr>
        <w:lang w:eastAsia="zh-CN"/>
      </w:rPr>
    </w:pPr>
    <w:r>
      <w:rPr>
        <w:rFonts w:hint="eastAsia"/>
        <w:lang w:eastAsia="zh-CN"/>
      </w:rPr>
      <w:t>第</w:t>
    </w:r>
    <w:r>
      <w:fldChar w:fldCharType="begin"/>
    </w:r>
    <w:r>
      <w:instrText xml:space="preserve"> PAGE   \* MERGEFORMAT </w:instrText>
    </w:r>
    <w:r>
      <w:fldChar w:fldCharType="separate"/>
    </w:r>
    <w:r>
      <w:rPr>
        <w:lang w:val="zh-CN"/>
      </w:rPr>
      <w:t>3</w:t>
    </w:r>
    <w:r>
      <w:rPr>
        <w:lang w:val="zh-CN"/>
      </w:rPr>
      <w:fldChar w:fldCharType="end"/>
    </w:r>
    <w:r>
      <w:rPr>
        <w:rFonts w:hint="eastAsia"/>
        <w:lang w:eastAsia="zh-CN"/>
      </w:rPr>
      <w:t>页</w:t>
    </w:r>
  </w:p>
  <w:p>
    <w:pPr>
      <w:pStyle w:val="2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jc w:val="right"/>
    </w:pPr>
    <w:r>
      <w:fldChar w:fldCharType="begin"/>
    </w:r>
    <w:r>
      <w:instrText xml:space="preserve"> PAGE   \* MERGEFORMAT </w:instrText>
    </w:r>
    <w:r>
      <w:fldChar w:fldCharType="separate"/>
    </w:r>
    <w:r>
      <w:rPr>
        <w:lang w:val="zh-CN"/>
      </w:rPr>
      <w:t>69</w:t>
    </w:r>
    <w:r>
      <w:rPr>
        <w:lang w:val="zh-CN"/>
      </w:rPr>
      <w:fldChar w:fldCharType="end"/>
    </w:r>
  </w:p>
  <w:p>
    <w:pPr>
      <w:pStyle w:val="2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W w:w="9900" w:type="dxa"/>
      <w:tblInd w:w="-72" w:type="dxa"/>
      <w:tblLayout w:type="fixed"/>
      <w:tblCellMar>
        <w:top w:w="0" w:type="dxa"/>
        <w:left w:w="108" w:type="dxa"/>
        <w:bottom w:w="0" w:type="dxa"/>
        <w:right w:w="108" w:type="dxa"/>
      </w:tblCellMar>
    </w:tblPr>
    <w:tblGrid>
      <w:gridCol w:w="4680"/>
      <w:gridCol w:w="5220"/>
    </w:tblGrid>
    <w:tr>
      <w:tblPrEx>
        <w:tblLayout w:type="fixed"/>
        <w:tblCellMar>
          <w:top w:w="0" w:type="dxa"/>
          <w:left w:w="108" w:type="dxa"/>
          <w:bottom w:w="0" w:type="dxa"/>
          <w:right w:w="108" w:type="dxa"/>
        </w:tblCellMar>
      </w:tblPrEx>
      <w:trPr>
        <w:trHeight w:val="392" w:hRule="atLeast"/>
      </w:trPr>
      <w:tc>
        <w:tcPr>
          <w:tcW w:w="4680" w:type="dxa"/>
        </w:tcPr>
        <w:p>
          <w:pPr>
            <w:pStyle w:val="22"/>
            <w:pBdr>
              <w:bottom w:val="none" w:color="auto" w:sz="0" w:space="0"/>
            </w:pBdr>
            <w:tabs>
              <w:tab w:val="left" w:pos="2100"/>
            </w:tabs>
            <w:ind w:firstLine="360" w:firstLineChars="200"/>
            <w:jc w:val="both"/>
            <w:rPr>
              <w:rFonts w:ascii="宋体"/>
              <w:sz w:val="21"/>
            </w:rPr>
          </w:pPr>
          <w:r>
            <w:rPr>
              <w:rFonts w:hint="eastAsia" w:ascii="宋体" w:eastAsia="宋体"/>
              <w:sz w:val="21"/>
              <w:lang w:eastAsia="zh-CN"/>
            </w:rPr>
            <w:drawing>
              <wp:inline distT="0" distB="0" distL="114300" distR="114300">
                <wp:extent cx="779145" cy="281305"/>
                <wp:effectExtent l="0" t="0" r="1905" b="4445"/>
                <wp:docPr id="5" name="图片 5" descr="88 9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88 99 "/>
                        <pic:cNvPicPr>
                          <a:picLocks noChangeAspect="1"/>
                        </pic:cNvPicPr>
                      </pic:nvPicPr>
                      <pic:blipFill>
                        <a:blip r:embed="rId1"/>
                        <a:stretch>
                          <a:fillRect/>
                        </a:stretch>
                      </pic:blipFill>
                      <pic:spPr>
                        <a:xfrm>
                          <a:off x="0" y="0"/>
                          <a:ext cx="779145" cy="281305"/>
                        </a:xfrm>
                        <a:prstGeom prst="rect">
                          <a:avLst/>
                        </a:prstGeom>
                      </pic:spPr>
                    </pic:pic>
                  </a:graphicData>
                </a:graphic>
              </wp:inline>
            </w:drawing>
          </w:r>
        </w:p>
      </w:tc>
      <w:tc>
        <w:tcPr>
          <w:tcW w:w="5220" w:type="dxa"/>
        </w:tcPr>
        <w:p>
          <w:pPr>
            <w:pStyle w:val="22"/>
            <w:pBdr>
              <w:bottom w:val="none" w:color="auto" w:sz="0" w:space="0"/>
            </w:pBdr>
            <w:tabs>
              <w:tab w:val="left" w:pos="2100"/>
            </w:tabs>
            <w:ind w:right="420"/>
            <w:rPr>
              <w:sz w:val="21"/>
              <w:lang w:eastAsia="zh-CN"/>
            </w:rPr>
          </w:pPr>
          <w:r>
            <w:rPr>
              <w:sz w:val="21"/>
              <w:lang w:eastAsia="zh-CN"/>
            </w:rPr>
            <w:t xml:space="preserve">        </w:t>
          </w:r>
          <w:r>
            <w:rPr>
              <w:rFonts w:hint="eastAsia"/>
              <w:sz w:val="21"/>
              <w:lang w:eastAsia="zh-CN"/>
            </w:rPr>
            <w:t>项目编号</w:t>
          </w:r>
          <w:r>
            <w:rPr>
              <w:sz w:val="21"/>
              <w:lang w:eastAsia="zh-CN"/>
            </w:rPr>
            <w:t>_</w:t>
          </w:r>
          <w:r>
            <w:rPr>
              <w:rFonts w:hint="eastAsia"/>
              <w:sz w:val="21"/>
              <w:lang w:eastAsia="zh-CN"/>
            </w:rPr>
            <w:t>企业年金</w:t>
          </w:r>
          <w:r>
            <w:rPr>
              <w:sz w:val="21"/>
              <w:lang w:eastAsia="zh-CN"/>
            </w:rPr>
            <w:t>_</w:t>
          </w:r>
          <w:r>
            <w:rPr>
              <w:rFonts w:hint="eastAsia"/>
              <w:sz w:val="21"/>
              <w:lang w:eastAsia="zh-CN"/>
            </w:rPr>
            <w:t>需求规格说明书</w:t>
          </w:r>
        </w:p>
      </w:tc>
    </w:tr>
  </w:tbl>
  <w:p>
    <w:pPr>
      <w:pStyle w:val="22"/>
      <w:pBdr>
        <w:bottom w:val="none" w:color="auto" w:sz="0" w:space="0"/>
      </w:pBdr>
      <w:tabs>
        <w:tab w:val="left" w:pos="2100"/>
      </w:tabs>
      <w:jc w:val="both"/>
      <w:rPr>
        <w:lang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left"/>
    </w:pPr>
    <w:r>
      <w:rPr>
        <w:rFonts w:hint="eastAsia" w:ascii="宋体" w:eastAsia="宋体"/>
        <w:sz w:val="21"/>
        <w:lang w:eastAsia="zh-CN"/>
      </w:rPr>
      <w:drawing>
        <wp:inline distT="0" distB="0" distL="114300" distR="114300">
          <wp:extent cx="779145" cy="405130"/>
          <wp:effectExtent l="0" t="0" r="1905" b="13970"/>
          <wp:docPr id="1" name="图片 1" descr="88 9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8 99 "/>
                  <pic:cNvPicPr>
                    <a:picLocks noChangeAspect="1"/>
                  </pic:cNvPicPr>
                </pic:nvPicPr>
                <pic:blipFill>
                  <a:blip r:embed="rId1"/>
                  <a:stretch>
                    <a:fillRect/>
                  </a:stretch>
                </pic:blipFill>
                <pic:spPr>
                  <a:xfrm>
                    <a:off x="0" y="0"/>
                    <a:ext cx="779145" cy="405130"/>
                  </a:xfrm>
                  <a:prstGeom prst="rect">
                    <a:avLst/>
                  </a:prstGeom>
                </pic:spPr>
              </pic:pic>
            </a:graphicData>
          </a:graphic>
        </wp:inline>
      </w:drawing>
    </w:r>
    <w:bookmarkStart w:id="260" w:name="_GoBack"/>
    <w:bookmarkEnd w:id="260"/>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tentative="0">
      <w:start w:val="1"/>
      <w:numFmt w:val="decimal"/>
      <w:pStyle w:val="2"/>
      <w:lvlText w:val="%1"/>
      <w:lvlJc w:val="left"/>
      <w:pPr>
        <w:ind w:left="432" w:hanging="432"/>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1" w:tentative="0">
      <w:start w:val="1"/>
      <w:numFmt w:val="decimal"/>
      <w:pStyle w:val="3"/>
      <w:lvlText w:val="%1.%2"/>
      <w:lvlJc w:val="left"/>
      <w:pPr>
        <w:ind w:left="576" w:hanging="576"/>
      </w:pPr>
      <w:rPr>
        <w:rFonts w:hint="eastAsia"/>
      </w:rPr>
    </w:lvl>
    <w:lvl w:ilvl="2" w:tentative="0">
      <w:start w:val="1"/>
      <w:numFmt w:val="decimal"/>
      <w:pStyle w:val="4"/>
      <w:lvlText w:val="%1.%2.%3"/>
      <w:lvlJc w:val="left"/>
      <w:pPr>
        <w:ind w:left="1146" w:hanging="720"/>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3" w:tentative="0">
      <w:start w:val="1"/>
      <w:numFmt w:val="decimal"/>
      <w:pStyle w:val="5"/>
      <w:lvlText w:val="%1.%2.%3.%4"/>
      <w:lvlJc w:val="left"/>
      <w:pPr>
        <w:ind w:left="864" w:hanging="864"/>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4" w:tentative="0">
      <w:start w:val="1"/>
      <w:numFmt w:val="decimal"/>
      <w:pStyle w:val="6"/>
      <w:lvlText w:val="%1.%2.%3.%4.%5"/>
      <w:lvlJc w:val="left"/>
      <w:pPr>
        <w:ind w:left="1008" w:hanging="1008"/>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lang w:val="en-US"/>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abstractNum w:abstractNumId="1">
    <w:nsid w:val="303924A0"/>
    <w:multiLevelType w:val="multilevel"/>
    <w:tmpl w:val="303924A0"/>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
    <w:nsid w:val="44604C05"/>
    <w:multiLevelType w:val="multilevel"/>
    <w:tmpl w:val="44604C05"/>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
    <w:nsid w:val="4A9E44E6"/>
    <w:multiLevelType w:val="multilevel"/>
    <w:tmpl w:val="4A9E44E6"/>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4">
    <w:nsid w:val="5F7F503D"/>
    <w:multiLevelType w:val="multilevel"/>
    <w:tmpl w:val="5F7F503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60F435E1"/>
    <w:multiLevelType w:val="multilevel"/>
    <w:tmpl w:val="60F435E1"/>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6">
    <w:nsid w:val="6E8F3B4A"/>
    <w:multiLevelType w:val="multilevel"/>
    <w:tmpl w:val="6E8F3B4A"/>
    <w:lvl w:ilvl="0" w:tentative="0">
      <w:start w:val="1"/>
      <w:numFmt w:val="decimal"/>
      <w:lvlText w:val="%1."/>
      <w:lvlJc w:val="left"/>
      <w:pPr>
        <w:tabs>
          <w:tab w:val="left" w:pos="900"/>
        </w:tabs>
        <w:ind w:left="900" w:hanging="420"/>
      </w:pPr>
      <w:rPr>
        <w:rFonts w:cs="Times New Roman"/>
      </w:rPr>
    </w:lvl>
    <w:lvl w:ilvl="1" w:tentative="0">
      <w:start w:val="1"/>
      <w:numFmt w:val="lowerLetter"/>
      <w:lvlText w:val="%2)"/>
      <w:lvlJc w:val="left"/>
      <w:pPr>
        <w:tabs>
          <w:tab w:val="left" w:pos="1320"/>
        </w:tabs>
        <w:ind w:left="1320" w:hanging="420"/>
      </w:pPr>
      <w:rPr>
        <w:rFonts w:cs="Times New Roman"/>
      </w:rPr>
    </w:lvl>
    <w:lvl w:ilvl="2" w:tentative="0">
      <w:start w:val="1"/>
      <w:numFmt w:val="lowerRoman"/>
      <w:lvlText w:val="%3."/>
      <w:lvlJc w:val="right"/>
      <w:pPr>
        <w:tabs>
          <w:tab w:val="left" w:pos="1740"/>
        </w:tabs>
        <w:ind w:left="1740" w:hanging="420"/>
      </w:pPr>
      <w:rPr>
        <w:rFonts w:cs="Times New Roman"/>
      </w:rPr>
    </w:lvl>
    <w:lvl w:ilvl="3" w:tentative="0">
      <w:start w:val="1"/>
      <w:numFmt w:val="decimal"/>
      <w:lvlText w:val="%4."/>
      <w:lvlJc w:val="left"/>
      <w:pPr>
        <w:tabs>
          <w:tab w:val="left" w:pos="2160"/>
        </w:tabs>
        <w:ind w:left="2160" w:hanging="420"/>
      </w:pPr>
      <w:rPr>
        <w:rFonts w:cs="Times New Roman"/>
      </w:rPr>
    </w:lvl>
    <w:lvl w:ilvl="4" w:tentative="0">
      <w:start w:val="1"/>
      <w:numFmt w:val="lowerLetter"/>
      <w:lvlText w:val="%5)"/>
      <w:lvlJc w:val="left"/>
      <w:pPr>
        <w:tabs>
          <w:tab w:val="left" w:pos="2580"/>
        </w:tabs>
        <w:ind w:left="2580" w:hanging="420"/>
      </w:pPr>
      <w:rPr>
        <w:rFonts w:cs="Times New Roman"/>
      </w:rPr>
    </w:lvl>
    <w:lvl w:ilvl="5" w:tentative="0">
      <w:start w:val="1"/>
      <w:numFmt w:val="lowerRoman"/>
      <w:lvlText w:val="%6."/>
      <w:lvlJc w:val="right"/>
      <w:pPr>
        <w:tabs>
          <w:tab w:val="left" w:pos="3000"/>
        </w:tabs>
        <w:ind w:left="3000" w:hanging="420"/>
      </w:pPr>
      <w:rPr>
        <w:rFonts w:cs="Times New Roman"/>
      </w:rPr>
    </w:lvl>
    <w:lvl w:ilvl="6" w:tentative="0">
      <w:start w:val="1"/>
      <w:numFmt w:val="decimal"/>
      <w:lvlText w:val="%7."/>
      <w:lvlJc w:val="left"/>
      <w:pPr>
        <w:tabs>
          <w:tab w:val="left" w:pos="3420"/>
        </w:tabs>
        <w:ind w:left="3420" w:hanging="420"/>
      </w:pPr>
      <w:rPr>
        <w:rFonts w:cs="Times New Roman"/>
      </w:rPr>
    </w:lvl>
    <w:lvl w:ilvl="7" w:tentative="0">
      <w:start w:val="1"/>
      <w:numFmt w:val="lowerLetter"/>
      <w:lvlText w:val="%8)"/>
      <w:lvlJc w:val="left"/>
      <w:pPr>
        <w:tabs>
          <w:tab w:val="left" w:pos="3840"/>
        </w:tabs>
        <w:ind w:left="3840" w:hanging="420"/>
      </w:pPr>
      <w:rPr>
        <w:rFonts w:cs="Times New Roman"/>
      </w:rPr>
    </w:lvl>
    <w:lvl w:ilvl="8" w:tentative="0">
      <w:start w:val="1"/>
      <w:numFmt w:val="lowerRoman"/>
      <w:lvlText w:val="%9."/>
      <w:lvlJc w:val="right"/>
      <w:pPr>
        <w:tabs>
          <w:tab w:val="left" w:pos="4260"/>
        </w:tabs>
        <w:ind w:left="4260" w:hanging="420"/>
      </w:pPr>
      <w:rPr>
        <w:rFonts w:cs="Times New Roman"/>
      </w:rPr>
    </w:lvl>
  </w:abstractNum>
  <w:abstractNum w:abstractNumId="7">
    <w:nsid w:val="710632EE"/>
    <w:multiLevelType w:val="multilevel"/>
    <w:tmpl w:val="710632EE"/>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8">
    <w:nsid w:val="743C7411"/>
    <w:multiLevelType w:val="multilevel"/>
    <w:tmpl w:val="743C7411"/>
    <w:lvl w:ilvl="0" w:tentative="0">
      <w:start w:val="1"/>
      <w:numFmt w:val="decimal"/>
      <w:lvlText w:val="%1、"/>
      <w:lvlJc w:val="left"/>
      <w:pPr>
        <w:ind w:left="786" w:hanging="360"/>
      </w:pPr>
      <w:rPr>
        <w:rFonts w:hint="default"/>
      </w:r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9">
    <w:nsid w:val="789831F9"/>
    <w:multiLevelType w:val="multilevel"/>
    <w:tmpl w:val="789831F9"/>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num w:numId="1">
    <w:abstractNumId w:val="0"/>
  </w:num>
  <w:num w:numId="2">
    <w:abstractNumId w:val="6"/>
  </w:num>
  <w:num w:numId="3">
    <w:abstractNumId w:val="8"/>
  </w:num>
  <w:num w:numId="4">
    <w:abstractNumId w:val="5"/>
  </w:num>
  <w:num w:numId="5">
    <w:abstractNumId w:val="2"/>
  </w:num>
  <w:num w:numId="6">
    <w:abstractNumId w:val="9"/>
  </w:num>
  <w:num w:numId="7">
    <w:abstractNumId w:val="3"/>
  </w:num>
  <w:num w:numId="8">
    <w:abstractNumId w:val="7"/>
  </w:num>
  <w:num w:numId="9">
    <w:abstractNumId w:val="1"/>
  </w:num>
  <w:num w:numId="10">
    <w:abstractNumId w:val="4"/>
  </w:num>
  <w:num w:numId="11">
    <w:abstractNumId w:val="0"/>
    <w:lvlOverride w:ilvl="0">
      <w:startOverride w:val="4"/>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footnotePr>
    <w:pos w:val="beneathText"/>
  </w:footnotePr>
  <w:compat>
    <w:spaceForUL/>
    <w:balanceSingleByteDoubleByteWidth/>
    <w:doNotLeaveBackslashAlone/>
    <w:ulTrailSpace/>
    <w:doNotExpandShiftReturn/>
    <w:adjustLineHeightInTable/>
    <w:useFELayout/>
    <w:compatSetting w:name="compatibilityMode" w:uri="http://schemas.microsoft.com/office/word" w:val="12"/>
  </w:compat>
  <w:rsids>
    <w:rsidRoot w:val="008048E5"/>
    <w:rsid w:val="0000078A"/>
    <w:rsid w:val="00000884"/>
    <w:rsid w:val="000018E8"/>
    <w:rsid w:val="00001DE9"/>
    <w:rsid w:val="00003EFE"/>
    <w:rsid w:val="00004D85"/>
    <w:rsid w:val="00005A99"/>
    <w:rsid w:val="000074F0"/>
    <w:rsid w:val="00007BFE"/>
    <w:rsid w:val="000106D3"/>
    <w:rsid w:val="00013220"/>
    <w:rsid w:val="00013685"/>
    <w:rsid w:val="000137EA"/>
    <w:rsid w:val="00015064"/>
    <w:rsid w:val="00015C8A"/>
    <w:rsid w:val="000204FD"/>
    <w:rsid w:val="00020C72"/>
    <w:rsid w:val="00021653"/>
    <w:rsid w:val="0002183D"/>
    <w:rsid w:val="000219F3"/>
    <w:rsid w:val="000227C8"/>
    <w:rsid w:val="00024CA1"/>
    <w:rsid w:val="00025BD8"/>
    <w:rsid w:val="00026332"/>
    <w:rsid w:val="00026F7F"/>
    <w:rsid w:val="000271AD"/>
    <w:rsid w:val="00031635"/>
    <w:rsid w:val="000317D1"/>
    <w:rsid w:val="000317FC"/>
    <w:rsid w:val="00031915"/>
    <w:rsid w:val="00033C91"/>
    <w:rsid w:val="000343EB"/>
    <w:rsid w:val="00036701"/>
    <w:rsid w:val="0003722D"/>
    <w:rsid w:val="000372D3"/>
    <w:rsid w:val="00037DC9"/>
    <w:rsid w:val="00042D2C"/>
    <w:rsid w:val="000446F0"/>
    <w:rsid w:val="00044CFD"/>
    <w:rsid w:val="000477CC"/>
    <w:rsid w:val="000477EE"/>
    <w:rsid w:val="00047A19"/>
    <w:rsid w:val="00047B83"/>
    <w:rsid w:val="00047E27"/>
    <w:rsid w:val="00051533"/>
    <w:rsid w:val="00052E4A"/>
    <w:rsid w:val="000547A0"/>
    <w:rsid w:val="00056DAE"/>
    <w:rsid w:val="0005719F"/>
    <w:rsid w:val="0005730C"/>
    <w:rsid w:val="00057945"/>
    <w:rsid w:val="00060852"/>
    <w:rsid w:val="000610CD"/>
    <w:rsid w:val="00061946"/>
    <w:rsid w:val="00061F26"/>
    <w:rsid w:val="00062AB5"/>
    <w:rsid w:val="000634E1"/>
    <w:rsid w:val="000644E8"/>
    <w:rsid w:val="000649B5"/>
    <w:rsid w:val="00064F82"/>
    <w:rsid w:val="00065466"/>
    <w:rsid w:val="0006662C"/>
    <w:rsid w:val="00070CC7"/>
    <w:rsid w:val="000748EF"/>
    <w:rsid w:val="00077906"/>
    <w:rsid w:val="0008150E"/>
    <w:rsid w:val="00082134"/>
    <w:rsid w:val="000822D9"/>
    <w:rsid w:val="00082D68"/>
    <w:rsid w:val="00083F4D"/>
    <w:rsid w:val="000840BF"/>
    <w:rsid w:val="000848D2"/>
    <w:rsid w:val="0008625D"/>
    <w:rsid w:val="000862ED"/>
    <w:rsid w:val="00087ECE"/>
    <w:rsid w:val="00087F6B"/>
    <w:rsid w:val="000900F3"/>
    <w:rsid w:val="000903E3"/>
    <w:rsid w:val="000932E7"/>
    <w:rsid w:val="000944D0"/>
    <w:rsid w:val="00094ECD"/>
    <w:rsid w:val="00096F7E"/>
    <w:rsid w:val="00097FEC"/>
    <w:rsid w:val="000A1016"/>
    <w:rsid w:val="000A14A8"/>
    <w:rsid w:val="000A2D3D"/>
    <w:rsid w:val="000A4C99"/>
    <w:rsid w:val="000A60B0"/>
    <w:rsid w:val="000A6934"/>
    <w:rsid w:val="000A6A7F"/>
    <w:rsid w:val="000A7902"/>
    <w:rsid w:val="000A7AF3"/>
    <w:rsid w:val="000B0524"/>
    <w:rsid w:val="000B0A89"/>
    <w:rsid w:val="000B3071"/>
    <w:rsid w:val="000B36EF"/>
    <w:rsid w:val="000B3CE2"/>
    <w:rsid w:val="000B4812"/>
    <w:rsid w:val="000B4ACA"/>
    <w:rsid w:val="000B5519"/>
    <w:rsid w:val="000B58D2"/>
    <w:rsid w:val="000B5DD2"/>
    <w:rsid w:val="000B600E"/>
    <w:rsid w:val="000B6283"/>
    <w:rsid w:val="000B6983"/>
    <w:rsid w:val="000C0B68"/>
    <w:rsid w:val="000C10DD"/>
    <w:rsid w:val="000C12A8"/>
    <w:rsid w:val="000C14BC"/>
    <w:rsid w:val="000C28ED"/>
    <w:rsid w:val="000C2998"/>
    <w:rsid w:val="000C42CD"/>
    <w:rsid w:val="000C5BC3"/>
    <w:rsid w:val="000C616D"/>
    <w:rsid w:val="000D31D4"/>
    <w:rsid w:val="000D410A"/>
    <w:rsid w:val="000D4CB4"/>
    <w:rsid w:val="000D4E59"/>
    <w:rsid w:val="000D5954"/>
    <w:rsid w:val="000D6AB0"/>
    <w:rsid w:val="000D6C50"/>
    <w:rsid w:val="000D7BC5"/>
    <w:rsid w:val="000E1052"/>
    <w:rsid w:val="000E3046"/>
    <w:rsid w:val="000E3647"/>
    <w:rsid w:val="000E4DD2"/>
    <w:rsid w:val="000E4F70"/>
    <w:rsid w:val="000E5616"/>
    <w:rsid w:val="000E64DA"/>
    <w:rsid w:val="000E7F4C"/>
    <w:rsid w:val="000F1CE2"/>
    <w:rsid w:val="000F2BBD"/>
    <w:rsid w:val="000F3427"/>
    <w:rsid w:val="000F4BDD"/>
    <w:rsid w:val="000F5A4D"/>
    <w:rsid w:val="000F6877"/>
    <w:rsid w:val="001046EF"/>
    <w:rsid w:val="00104715"/>
    <w:rsid w:val="0010482A"/>
    <w:rsid w:val="001050C8"/>
    <w:rsid w:val="00105366"/>
    <w:rsid w:val="001053ED"/>
    <w:rsid w:val="0010579B"/>
    <w:rsid w:val="0010630C"/>
    <w:rsid w:val="00106355"/>
    <w:rsid w:val="001077A1"/>
    <w:rsid w:val="00107D2C"/>
    <w:rsid w:val="00110BB6"/>
    <w:rsid w:val="00110D76"/>
    <w:rsid w:val="00111EAF"/>
    <w:rsid w:val="00111FFE"/>
    <w:rsid w:val="00112890"/>
    <w:rsid w:val="00112E3D"/>
    <w:rsid w:val="00112EB4"/>
    <w:rsid w:val="0011346D"/>
    <w:rsid w:val="0011426B"/>
    <w:rsid w:val="0011458C"/>
    <w:rsid w:val="00114E50"/>
    <w:rsid w:val="00115C07"/>
    <w:rsid w:val="00115C11"/>
    <w:rsid w:val="00116487"/>
    <w:rsid w:val="00116901"/>
    <w:rsid w:val="00116945"/>
    <w:rsid w:val="00117542"/>
    <w:rsid w:val="00117F08"/>
    <w:rsid w:val="00120845"/>
    <w:rsid w:val="0012188E"/>
    <w:rsid w:val="00123001"/>
    <w:rsid w:val="00123E6F"/>
    <w:rsid w:val="0012447B"/>
    <w:rsid w:val="00124F81"/>
    <w:rsid w:val="00126095"/>
    <w:rsid w:val="0013077F"/>
    <w:rsid w:val="00130B9D"/>
    <w:rsid w:val="00130C1D"/>
    <w:rsid w:val="00131716"/>
    <w:rsid w:val="00131DE6"/>
    <w:rsid w:val="00132F39"/>
    <w:rsid w:val="00133288"/>
    <w:rsid w:val="00135067"/>
    <w:rsid w:val="00135D46"/>
    <w:rsid w:val="00141D9B"/>
    <w:rsid w:val="00141F21"/>
    <w:rsid w:val="00141F96"/>
    <w:rsid w:val="001443E6"/>
    <w:rsid w:val="001456C7"/>
    <w:rsid w:val="0014668C"/>
    <w:rsid w:val="00147712"/>
    <w:rsid w:val="001515E3"/>
    <w:rsid w:val="001516AD"/>
    <w:rsid w:val="00151958"/>
    <w:rsid w:val="00151A37"/>
    <w:rsid w:val="0015208C"/>
    <w:rsid w:val="001534FC"/>
    <w:rsid w:val="00153E75"/>
    <w:rsid w:val="00155A07"/>
    <w:rsid w:val="001560AE"/>
    <w:rsid w:val="00162822"/>
    <w:rsid w:val="0016332F"/>
    <w:rsid w:val="00165586"/>
    <w:rsid w:val="00165716"/>
    <w:rsid w:val="00165BA7"/>
    <w:rsid w:val="00165D92"/>
    <w:rsid w:val="00167387"/>
    <w:rsid w:val="0016781C"/>
    <w:rsid w:val="00171F6F"/>
    <w:rsid w:val="00172A58"/>
    <w:rsid w:val="001747A3"/>
    <w:rsid w:val="00175263"/>
    <w:rsid w:val="00176051"/>
    <w:rsid w:val="001771F3"/>
    <w:rsid w:val="001807DE"/>
    <w:rsid w:val="00181997"/>
    <w:rsid w:val="00182AC4"/>
    <w:rsid w:val="00182DE9"/>
    <w:rsid w:val="00183A97"/>
    <w:rsid w:val="001841E1"/>
    <w:rsid w:val="001841EC"/>
    <w:rsid w:val="00184337"/>
    <w:rsid w:val="00185C68"/>
    <w:rsid w:val="0018798E"/>
    <w:rsid w:val="00191E4B"/>
    <w:rsid w:val="001929B1"/>
    <w:rsid w:val="00192F80"/>
    <w:rsid w:val="0019328B"/>
    <w:rsid w:val="001935B8"/>
    <w:rsid w:val="00193662"/>
    <w:rsid w:val="0019506D"/>
    <w:rsid w:val="001A245D"/>
    <w:rsid w:val="001A2924"/>
    <w:rsid w:val="001A2D64"/>
    <w:rsid w:val="001A36CD"/>
    <w:rsid w:val="001A3B7E"/>
    <w:rsid w:val="001A674C"/>
    <w:rsid w:val="001B0A8E"/>
    <w:rsid w:val="001B2FC3"/>
    <w:rsid w:val="001B33AB"/>
    <w:rsid w:val="001B3448"/>
    <w:rsid w:val="001B3AC3"/>
    <w:rsid w:val="001B426C"/>
    <w:rsid w:val="001B586C"/>
    <w:rsid w:val="001B66EF"/>
    <w:rsid w:val="001B6C6A"/>
    <w:rsid w:val="001B6ECE"/>
    <w:rsid w:val="001C02C7"/>
    <w:rsid w:val="001C08DD"/>
    <w:rsid w:val="001C0D78"/>
    <w:rsid w:val="001C1608"/>
    <w:rsid w:val="001C2304"/>
    <w:rsid w:val="001C31E7"/>
    <w:rsid w:val="001C373D"/>
    <w:rsid w:val="001C3E6E"/>
    <w:rsid w:val="001C5E65"/>
    <w:rsid w:val="001C5F65"/>
    <w:rsid w:val="001C6173"/>
    <w:rsid w:val="001C7869"/>
    <w:rsid w:val="001D03FE"/>
    <w:rsid w:val="001D05C0"/>
    <w:rsid w:val="001D0930"/>
    <w:rsid w:val="001D12B8"/>
    <w:rsid w:val="001D2707"/>
    <w:rsid w:val="001D40B8"/>
    <w:rsid w:val="001D4AE1"/>
    <w:rsid w:val="001D60BF"/>
    <w:rsid w:val="001E07B4"/>
    <w:rsid w:val="001E2400"/>
    <w:rsid w:val="001E27B9"/>
    <w:rsid w:val="001E2BCE"/>
    <w:rsid w:val="001E3CFD"/>
    <w:rsid w:val="001E49BE"/>
    <w:rsid w:val="001E523B"/>
    <w:rsid w:val="001F054D"/>
    <w:rsid w:val="001F12D0"/>
    <w:rsid w:val="001F362B"/>
    <w:rsid w:val="001F36B7"/>
    <w:rsid w:val="001F3774"/>
    <w:rsid w:val="001F5987"/>
    <w:rsid w:val="001F7991"/>
    <w:rsid w:val="0020140E"/>
    <w:rsid w:val="00203BF4"/>
    <w:rsid w:val="00203DCB"/>
    <w:rsid w:val="00204527"/>
    <w:rsid w:val="00204645"/>
    <w:rsid w:val="00204DDC"/>
    <w:rsid w:val="00207C5A"/>
    <w:rsid w:val="0021001A"/>
    <w:rsid w:val="002121F2"/>
    <w:rsid w:val="00213659"/>
    <w:rsid w:val="00213FF8"/>
    <w:rsid w:val="0021425E"/>
    <w:rsid w:val="0021447F"/>
    <w:rsid w:val="00214ADC"/>
    <w:rsid w:val="002161E5"/>
    <w:rsid w:val="0021693A"/>
    <w:rsid w:val="00217186"/>
    <w:rsid w:val="002172AE"/>
    <w:rsid w:val="002206EF"/>
    <w:rsid w:val="0022080E"/>
    <w:rsid w:val="0022160B"/>
    <w:rsid w:val="00222C57"/>
    <w:rsid w:val="00223813"/>
    <w:rsid w:val="002276BF"/>
    <w:rsid w:val="00227AB2"/>
    <w:rsid w:val="0023003C"/>
    <w:rsid w:val="0023083F"/>
    <w:rsid w:val="00231EEE"/>
    <w:rsid w:val="00232E0D"/>
    <w:rsid w:val="00232F22"/>
    <w:rsid w:val="002338C2"/>
    <w:rsid w:val="002345AC"/>
    <w:rsid w:val="00235231"/>
    <w:rsid w:val="00236D04"/>
    <w:rsid w:val="00237524"/>
    <w:rsid w:val="00240660"/>
    <w:rsid w:val="00240A00"/>
    <w:rsid w:val="002411D2"/>
    <w:rsid w:val="00241D85"/>
    <w:rsid w:val="00244747"/>
    <w:rsid w:val="00245735"/>
    <w:rsid w:val="0024580E"/>
    <w:rsid w:val="00245C7E"/>
    <w:rsid w:val="00245E6C"/>
    <w:rsid w:val="0024614D"/>
    <w:rsid w:val="00246258"/>
    <w:rsid w:val="00246899"/>
    <w:rsid w:val="00252AA3"/>
    <w:rsid w:val="00252C24"/>
    <w:rsid w:val="0025477B"/>
    <w:rsid w:val="00254AC3"/>
    <w:rsid w:val="0025550D"/>
    <w:rsid w:val="00255BF6"/>
    <w:rsid w:val="002564E8"/>
    <w:rsid w:val="00256A6B"/>
    <w:rsid w:val="00256C33"/>
    <w:rsid w:val="0026069F"/>
    <w:rsid w:val="00261E13"/>
    <w:rsid w:val="00261F1E"/>
    <w:rsid w:val="002639C2"/>
    <w:rsid w:val="002676F1"/>
    <w:rsid w:val="002700F8"/>
    <w:rsid w:val="002708B6"/>
    <w:rsid w:val="00271749"/>
    <w:rsid w:val="00271754"/>
    <w:rsid w:val="00272972"/>
    <w:rsid w:val="0027414E"/>
    <w:rsid w:val="002758F8"/>
    <w:rsid w:val="00275B1E"/>
    <w:rsid w:val="00276544"/>
    <w:rsid w:val="00276D06"/>
    <w:rsid w:val="00276EE5"/>
    <w:rsid w:val="00277802"/>
    <w:rsid w:val="002779CB"/>
    <w:rsid w:val="00277B48"/>
    <w:rsid w:val="002804F6"/>
    <w:rsid w:val="0028264C"/>
    <w:rsid w:val="0028299F"/>
    <w:rsid w:val="00283547"/>
    <w:rsid w:val="00283C44"/>
    <w:rsid w:val="00284C53"/>
    <w:rsid w:val="00284CD6"/>
    <w:rsid w:val="00285630"/>
    <w:rsid w:val="00285EB3"/>
    <w:rsid w:val="00286343"/>
    <w:rsid w:val="00287F6F"/>
    <w:rsid w:val="00290AA5"/>
    <w:rsid w:val="00291554"/>
    <w:rsid w:val="00293044"/>
    <w:rsid w:val="0029366D"/>
    <w:rsid w:val="00293BAF"/>
    <w:rsid w:val="00295184"/>
    <w:rsid w:val="00296DD2"/>
    <w:rsid w:val="002A0047"/>
    <w:rsid w:val="002A2D42"/>
    <w:rsid w:val="002A50A6"/>
    <w:rsid w:val="002A6589"/>
    <w:rsid w:val="002A6A63"/>
    <w:rsid w:val="002B04EE"/>
    <w:rsid w:val="002B0E92"/>
    <w:rsid w:val="002B199C"/>
    <w:rsid w:val="002B28E5"/>
    <w:rsid w:val="002B37D3"/>
    <w:rsid w:val="002B5C78"/>
    <w:rsid w:val="002B6878"/>
    <w:rsid w:val="002B7096"/>
    <w:rsid w:val="002C0E27"/>
    <w:rsid w:val="002C1922"/>
    <w:rsid w:val="002C2556"/>
    <w:rsid w:val="002C282E"/>
    <w:rsid w:val="002C315F"/>
    <w:rsid w:val="002C3805"/>
    <w:rsid w:val="002C5F0E"/>
    <w:rsid w:val="002C6DBB"/>
    <w:rsid w:val="002C7E45"/>
    <w:rsid w:val="002D15F1"/>
    <w:rsid w:val="002D27AF"/>
    <w:rsid w:val="002D2A20"/>
    <w:rsid w:val="002D35AF"/>
    <w:rsid w:val="002D467D"/>
    <w:rsid w:val="002D4FE0"/>
    <w:rsid w:val="002D5691"/>
    <w:rsid w:val="002D604A"/>
    <w:rsid w:val="002D67F7"/>
    <w:rsid w:val="002D726D"/>
    <w:rsid w:val="002D78C6"/>
    <w:rsid w:val="002E0869"/>
    <w:rsid w:val="002E0A8B"/>
    <w:rsid w:val="002E1552"/>
    <w:rsid w:val="002E22A4"/>
    <w:rsid w:val="002E29A1"/>
    <w:rsid w:val="002E2CAF"/>
    <w:rsid w:val="002E3B79"/>
    <w:rsid w:val="002E6996"/>
    <w:rsid w:val="002E6CFC"/>
    <w:rsid w:val="002F0635"/>
    <w:rsid w:val="002F0B8B"/>
    <w:rsid w:val="002F0D55"/>
    <w:rsid w:val="002F2D6C"/>
    <w:rsid w:val="002F31A5"/>
    <w:rsid w:val="002F3750"/>
    <w:rsid w:val="002F40C3"/>
    <w:rsid w:val="002F434F"/>
    <w:rsid w:val="002F43D5"/>
    <w:rsid w:val="002F5D75"/>
    <w:rsid w:val="002F5D88"/>
    <w:rsid w:val="002F6416"/>
    <w:rsid w:val="0030047F"/>
    <w:rsid w:val="003004C6"/>
    <w:rsid w:val="00302AFA"/>
    <w:rsid w:val="00302D18"/>
    <w:rsid w:val="00306516"/>
    <w:rsid w:val="00306E55"/>
    <w:rsid w:val="00306FB1"/>
    <w:rsid w:val="003104B4"/>
    <w:rsid w:val="00310B4B"/>
    <w:rsid w:val="00310DAC"/>
    <w:rsid w:val="003124CE"/>
    <w:rsid w:val="00312915"/>
    <w:rsid w:val="00313037"/>
    <w:rsid w:val="003137DA"/>
    <w:rsid w:val="00313EFE"/>
    <w:rsid w:val="00316A2D"/>
    <w:rsid w:val="00316BDB"/>
    <w:rsid w:val="00316C18"/>
    <w:rsid w:val="003209E3"/>
    <w:rsid w:val="003219B7"/>
    <w:rsid w:val="0032310F"/>
    <w:rsid w:val="00324819"/>
    <w:rsid w:val="00330DBF"/>
    <w:rsid w:val="00335A45"/>
    <w:rsid w:val="00336E28"/>
    <w:rsid w:val="00337236"/>
    <w:rsid w:val="00337266"/>
    <w:rsid w:val="00341E9A"/>
    <w:rsid w:val="0034538A"/>
    <w:rsid w:val="0034697B"/>
    <w:rsid w:val="00350219"/>
    <w:rsid w:val="00350739"/>
    <w:rsid w:val="00350E57"/>
    <w:rsid w:val="00351408"/>
    <w:rsid w:val="00353F60"/>
    <w:rsid w:val="0035493B"/>
    <w:rsid w:val="00355A7B"/>
    <w:rsid w:val="00355DCB"/>
    <w:rsid w:val="003601DD"/>
    <w:rsid w:val="00361891"/>
    <w:rsid w:val="00361B08"/>
    <w:rsid w:val="003623AD"/>
    <w:rsid w:val="003624E1"/>
    <w:rsid w:val="00363C86"/>
    <w:rsid w:val="00364B28"/>
    <w:rsid w:val="00371699"/>
    <w:rsid w:val="003724C8"/>
    <w:rsid w:val="00374480"/>
    <w:rsid w:val="0037472F"/>
    <w:rsid w:val="003750D6"/>
    <w:rsid w:val="00375F26"/>
    <w:rsid w:val="00376543"/>
    <w:rsid w:val="00376EA8"/>
    <w:rsid w:val="00377AD0"/>
    <w:rsid w:val="003813DB"/>
    <w:rsid w:val="0038414C"/>
    <w:rsid w:val="00384171"/>
    <w:rsid w:val="0038658A"/>
    <w:rsid w:val="00390814"/>
    <w:rsid w:val="00393A39"/>
    <w:rsid w:val="003941F8"/>
    <w:rsid w:val="00394ED2"/>
    <w:rsid w:val="00394F50"/>
    <w:rsid w:val="003963AF"/>
    <w:rsid w:val="003A0ED8"/>
    <w:rsid w:val="003A3365"/>
    <w:rsid w:val="003A3406"/>
    <w:rsid w:val="003A5643"/>
    <w:rsid w:val="003A6955"/>
    <w:rsid w:val="003A6F5B"/>
    <w:rsid w:val="003A6FE1"/>
    <w:rsid w:val="003A7051"/>
    <w:rsid w:val="003A7C37"/>
    <w:rsid w:val="003B14B1"/>
    <w:rsid w:val="003B151F"/>
    <w:rsid w:val="003B2651"/>
    <w:rsid w:val="003B74BF"/>
    <w:rsid w:val="003B7778"/>
    <w:rsid w:val="003C04C4"/>
    <w:rsid w:val="003C1F31"/>
    <w:rsid w:val="003C279E"/>
    <w:rsid w:val="003C2D97"/>
    <w:rsid w:val="003C672C"/>
    <w:rsid w:val="003C6B5F"/>
    <w:rsid w:val="003C770E"/>
    <w:rsid w:val="003D10DE"/>
    <w:rsid w:val="003D2497"/>
    <w:rsid w:val="003D26CE"/>
    <w:rsid w:val="003D2875"/>
    <w:rsid w:val="003D3012"/>
    <w:rsid w:val="003D33F6"/>
    <w:rsid w:val="003D3F2B"/>
    <w:rsid w:val="003D3FAE"/>
    <w:rsid w:val="003D4071"/>
    <w:rsid w:val="003D7EB3"/>
    <w:rsid w:val="003E0CDC"/>
    <w:rsid w:val="003E1686"/>
    <w:rsid w:val="003E241C"/>
    <w:rsid w:val="003E31EB"/>
    <w:rsid w:val="003E3434"/>
    <w:rsid w:val="003E3659"/>
    <w:rsid w:val="003E3761"/>
    <w:rsid w:val="003E42A6"/>
    <w:rsid w:val="003E48B3"/>
    <w:rsid w:val="003E4D87"/>
    <w:rsid w:val="003E5D04"/>
    <w:rsid w:val="003E6178"/>
    <w:rsid w:val="003E6659"/>
    <w:rsid w:val="003E69D7"/>
    <w:rsid w:val="003E78FE"/>
    <w:rsid w:val="003E7AD1"/>
    <w:rsid w:val="003E7B39"/>
    <w:rsid w:val="003F0B07"/>
    <w:rsid w:val="003F0BB7"/>
    <w:rsid w:val="003F2190"/>
    <w:rsid w:val="003F24C8"/>
    <w:rsid w:val="003F27AA"/>
    <w:rsid w:val="003F3011"/>
    <w:rsid w:val="003F30B9"/>
    <w:rsid w:val="003F3567"/>
    <w:rsid w:val="003F3D33"/>
    <w:rsid w:val="003F6566"/>
    <w:rsid w:val="003F690D"/>
    <w:rsid w:val="003F6E1F"/>
    <w:rsid w:val="003F70EF"/>
    <w:rsid w:val="004009AE"/>
    <w:rsid w:val="00400A47"/>
    <w:rsid w:val="00400C45"/>
    <w:rsid w:val="00400CDB"/>
    <w:rsid w:val="004013A8"/>
    <w:rsid w:val="00401638"/>
    <w:rsid w:val="00402833"/>
    <w:rsid w:val="004040EC"/>
    <w:rsid w:val="00405D79"/>
    <w:rsid w:val="00407DB2"/>
    <w:rsid w:val="00407E1E"/>
    <w:rsid w:val="00410A59"/>
    <w:rsid w:val="00412B65"/>
    <w:rsid w:val="00413709"/>
    <w:rsid w:val="0041376F"/>
    <w:rsid w:val="0041410E"/>
    <w:rsid w:val="0041718E"/>
    <w:rsid w:val="0041720E"/>
    <w:rsid w:val="00420824"/>
    <w:rsid w:val="0042168C"/>
    <w:rsid w:val="00422DFA"/>
    <w:rsid w:val="00423DCA"/>
    <w:rsid w:val="00424A00"/>
    <w:rsid w:val="0042601D"/>
    <w:rsid w:val="00427CB7"/>
    <w:rsid w:val="00430498"/>
    <w:rsid w:val="0043092A"/>
    <w:rsid w:val="00432579"/>
    <w:rsid w:val="00432C2D"/>
    <w:rsid w:val="004334E9"/>
    <w:rsid w:val="00434863"/>
    <w:rsid w:val="0043492E"/>
    <w:rsid w:val="00435EB1"/>
    <w:rsid w:val="004362EB"/>
    <w:rsid w:val="00440C95"/>
    <w:rsid w:val="0044220A"/>
    <w:rsid w:val="004423A7"/>
    <w:rsid w:val="00442568"/>
    <w:rsid w:val="0044370D"/>
    <w:rsid w:val="00444FEB"/>
    <w:rsid w:val="0044718E"/>
    <w:rsid w:val="00450900"/>
    <w:rsid w:val="00452228"/>
    <w:rsid w:val="00453AFB"/>
    <w:rsid w:val="00454CC3"/>
    <w:rsid w:val="004563C0"/>
    <w:rsid w:val="00457F8A"/>
    <w:rsid w:val="004602E9"/>
    <w:rsid w:val="00460CB3"/>
    <w:rsid w:val="00461BFC"/>
    <w:rsid w:val="00462036"/>
    <w:rsid w:val="00464A09"/>
    <w:rsid w:val="00464AAC"/>
    <w:rsid w:val="00465988"/>
    <w:rsid w:val="00465E19"/>
    <w:rsid w:val="004720F9"/>
    <w:rsid w:val="00472C6A"/>
    <w:rsid w:val="00473861"/>
    <w:rsid w:val="004741F9"/>
    <w:rsid w:val="00474634"/>
    <w:rsid w:val="004768FD"/>
    <w:rsid w:val="00476E7E"/>
    <w:rsid w:val="004772A5"/>
    <w:rsid w:val="00477B34"/>
    <w:rsid w:val="004806AE"/>
    <w:rsid w:val="00480E3C"/>
    <w:rsid w:val="00481101"/>
    <w:rsid w:val="00481AA9"/>
    <w:rsid w:val="0048316E"/>
    <w:rsid w:val="004833B3"/>
    <w:rsid w:val="00484079"/>
    <w:rsid w:val="00484229"/>
    <w:rsid w:val="00484627"/>
    <w:rsid w:val="00484989"/>
    <w:rsid w:val="00486A20"/>
    <w:rsid w:val="00491257"/>
    <w:rsid w:val="0049146C"/>
    <w:rsid w:val="004915D2"/>
    <w:rsid w:val="00491940"/>
    <w:rsid w:val="0049299C"/>
    <w:rsid w:val="00492D26"/>
    <w:rsid w:val="004931E3"/>
    <w:rsid w:val="00493A8E"/>
    <w:rsid w:val="0049516B"/>
    <w:rsid w:val="004952B8"/>
    <w:rsid w:val="0049537A"/>
    <w:rsid w:val="00497B1D"/>
    <w:rsid w:val="004A2764"/>
    <w:rsid w:val="004A2BB9"/>
    <w:rsid w:val="004A32C7"/>
    <w:rsid w:val="004A38E9"/>
    <w:rsid w:val="004A5B79"/>
    <w:rsid w:val="004A5F08"/>
    <w:rsid w:val="004A7C78"/>
    <w:rsid w:val="004B0467"/>
    <w:rsid w:val="004B0FFA"/>
    <w:rsid w:val="004B1DB0"/>
    <w:rsid w:val="004B23AD"/>
    <w:rsid w:val="004B2F3A"/>
    <w:rsid w:val="004B3AF1"/>
    <w:rsid w:val="004B4526"/>
    <w:rsid w:val="004B4B6B"/>
    <w:rsid w:val="004B6B05"/>
    <w:rsid w:val="004B70A1"/>
    <w:rsid w:val="004B790F"/>
    <w:rsid w:val="004B7C7A"/>
    <w:rsid w:val="004B7D4F"/>
    <w:rsid w:val="004C2922"/>
    <w:rsid w:val="004C4E95"/>
    <w:rsid w:val="004C6094"/>
    <w:rsid w:val="004C7727"/>
    <w:rsid w:val="004C7EEE"/>
    <w:rsid w:val="004C7EF8"/>
    <w:rsid w:val="004D0313"/>
    <w:rsid w:val="004D0E28"/>
    <w:rsid w:val="004D0FF5"/>
    <w:rsid w:val="004D1B31"/>
    <w:rsid w:val="004D2DC6"/>
    <w:rsid w:val="004D31B1"/>
    <w:rsid w:val="004D38D0"/>
    <w:rsid w:val="004D504C"/>
    <w:rsid w:val="004D7515"/>
    <w:rsid w:val="004E06A9"/>
    <w:rsid w:val="004E10B4"/>
    <w:rsid w:val="004E2924"/>
    <w:rsid w:val="004E3BD4"/>
    <w:rsid w:val="004E3CA5"/>
    <w:rsid w:val="004E5384"/>
    <w:rsid w:val="004E575E"/>
    <w:rsid w:val="004F0958"/>
    <w:rsid w:val="004F1487"/>
    <w:rsid w:val="004F41B4"/>
    <w:rsid w:val="004F51DC"/>
    <w:rsid w:val="004F63C3"/>
    <w:rsid w:val="00502840"/>
    <w:rsid w:val="0050303A"/>
    <w:rsid w:val="00503374"/>
    <w:rsid w:val="005042EB"/>
    <w:rsid w:val="00504B65"/>
    <w:rsid w:val="00505AB6"/>
    <w:rsid w:val="00506A84"/>
    <w:rsid w:val="005107E0"/>
    <w:rsid w:val="00510B7C"/>
    <w:rsid w:val="005143B6"/>
    <w:rsid w:val="005149E5"/>
    <w:rsid w:val="0051547C"/>
    <w:rsid w:val="005165D9"/>
    <w:rsid w:val="00516FE5"/>
    <w:rsid w:val="00517A06"/>
    <w:rsid w:val="00520083"/>
    <w:rsid w:val="0052231A"/>
    <w:rsid w:val="00525150"/>
    <w:rsid w:val="00525882"/>
    <w:rsid w:val="005309EC"/>
    <w:rsid w:val="005310F2"/>
    <w:rsid w:val="00531FF6"/>
    <w:rsid w:val="00533844"/>
    <w:rsid w:val="005342DC"/>
    <w:rsid w:val="00534C5E"/>
    <w:rsid w:val="00535CB9"/>
    <w:rsid w:val="00537598"/>
    <w:rsid w:val="00540360"/>
    <w:rsid w:val="00540382"/>
    <w:rsid w:val="00540448"/>
    <w:rsid w:val="00540FF4"/>
    <w:rsid w:val="00541EBC"/>
    <w:rsid w:val="005423E7"/>
    <w:rsid w:val="0054313E"/>
    <w:rsid w:val="0054314E"/>
    <w:rsid w:val="005442BE"/>
    <w:rsid w:val="005443EB"/>
    <w:rsid w:val="00544773"/>
    <w:rsid w:val="0054486A"/>
    <w:rsid w:val="0054487D"/>
    <w:rsid w:val="00544EBA"/>
    <w:rsid w:val="00546AA0"/>
    <w:rsid w:val="00546BEA"/>
    <w:rsid w:val="005476A2"/>
    <w:rsid w:val="00547AA0"/>
    <w:rsid w:val="005518BC"/>
    <w:rsid w:val="00552717"/>
    <w:rsid w:val="0055344C"/>
    <w:rsid w:val="005536CA"/>
    <w:rsid w:val="00553DD2"/>
    <w:rsid w:val="00553E93"/>
    <w:rsid w:val="005542A0"/>
    <w:rsid w:val="00554FFE"/>
    <w:rsid w:val="005556D6"/>
    <w:rsid w:val="005568FC"/>
    <w:rsid w:val="0055781F"/>
    <w:rsid w:val="005579FD"/>
    <w:rsid w:val="00561A78"/>
    <w:rsid w:val="00562CBA"/>
    <w:rsid w:val="0056505C"/>
    <w:rsid w:val="00566197"/>
    <w:rsid w:val="005677EE"/>
    <w:rsid w:val="00567FBA"/>
    <w:rsid w:val="00570E48"/>
    <w:rsid w:val="0057122C"/>
    <w:rsid w:val="00574550"/>
    <w:rsid w:val="00574888"/>
    <w:rsid w:val="0057728A"/>
    <w:rsid w:val="00580599"/>
    <w:rsid w:val="00580C74"/>
    <w:rsid w:val="00581AD4"/>
    <w:rsid w:val="00582C6B"/>
    <w:rsid w:val="00584913"/>
    <w:rsid w:val="00590DEC"/>
    <w:rsid w:val="0059190E"/>
    <w:rsid w:val="00591BD0"/>
    <w:rsid w:val="0059233D"/>
    <w:rsid w:val="005931FC"/>
    <w:rsid w:val="005946DE"/>
    <w:rsid w:val="00594A22"/>
    <w:rsid w:val="0059545E"/>
    <w:rsid w:val="005959AE"/>
    <w:rsid w:val="00596F9C"/>
    <w:rsid w:val="005A0A2C"/>
    <w:rsid w:val="005A5360"/>
    <w:rsid w:val="005A637C"/>
    <w:rsid w:val="005A6421"/>
    <w:rsid w:val="005A7099"/>
    <w:rsid w:val="005B038C"/>
    <w:rsid w:val="005B15EF"/>
    <w:rsid w:val="005B173A"/>
    <w:rsid w:val="005B2850"/>
    <w:rsid w:val="005B36FE"/>
    <w:rsid w:val="005B3745"/>
    <w:rsid w:val="005B3816"/>
    <w:rsid w:val="005B3C64"/>
    <w:rsid w:val="005B41AB"/>
    <w:rsid w:val="005B50F1"/>
    <w:rsid w:val="005B54E6"/>
    <w:rsid w:val="005B5A42"/>
    <w:rsid w:val="005B7D3E"/>
    <w:rsid w:val="005C0157"/>
    <w:rsid w:val="005C1392"/>
    <w:rsid w:val="005C16E8"/>
    <w:rsid w:val="005C17DE"/>
    <w:rsid w:val="005C23E1"/>
    <w:rsid w:val="005C2ACB"/>
    <w:rsid w:val="005C32A7"/>
    <w:rsid w:val="005C3DB0"/>
    <w:rsid w:val="005C3EF7"/>
    <w:rsid w:val="005C407F"/>
    <w:rsid w:val="005C487F"/>
    <w:rsid w:val="005C566A"/>
    <w:rsid w:val="005C7F3E"/>
    <w:rsid w:val="005D4769"/>
    <w:rsid w:val="005D4DF7"/>
    <w:rsid w:val="005D6202"/>
    <w:rsid w:val="005D7408"/>
    <w:rsid w:val="005E0867"/>
    <w:rsid w:val="005E09C3"/>
    <w:rsid w:val="005E1134"/>
    <w:rsid w:val="005E3323"/>
    <w:rsid w:val="005E4C74"/>
    <w:rsid w:val="005E5D0D"/>
    <w:rsid w:val="005E64D3"/>
    <w:rsid w:val="005E68EA"/>
    <w:rsid w:val="005E79BE"/>
    <w:rsid w:val="005F0604"/>
    <w:rsid w:val="005F069B"/>
    <w:rsid w:val="005F06F2"/>
    <w:rsid w:val="005F355C"/>
    <w:rsid w:val="005F402B"/>
    <w:rsid w:val="005F6467"/>
    <w:rsid w:val="005F6BBC"/>
    <w:rsid w:val="005F7AC2"/>
    <w:rsid w:val="005F7E40"/>
    <w:rsid w:val="00600B68"/>
    <w:rsid w:val="00601748"/>
    <w:rsid w:val="00602683"/>
    <w:rsid w:val="00602FA2"/>
    <w:rsid w:val="00602FA7"/>
    <w:rsid w:val="006031EF"/>
    <w:rsid w:val="0060443D"/>
    <w:rsid w:val="0060460D"/>
    <w:rsid w:val="00604D85"/>
    <w:rsid w:val="00605199"/>
    <w:rsid w:val="00605F04"/>
    <w:rsid w:val="00607EEC"/>
    <w:rsid w:val="00610BB3"/>
    <w:rsid w:val="00611BC3"/>
    <w:rsid w:val="00612022"/>
    <w:rsid w:val="00613892"/>
    <w:rsid w:val="00616DBF"/>
    <w:rsid w:val="006211B2"/>
    <w:rsid w:val="0062239A"/>
    <w:rsid w:val="00622904"/>
    <w:rsid w:val="00622E8E"/>
    <w:rsid w:val="006260CD"/>
    <w:rsid w:val="006260E5"/>
    <w:rsid w:val="00627325"/>
    <w:rsid w:val="0062776A"/>
    <w:rsid w:val="00627D90"/>
    <w:rsid w:val="00630FF6"/>
    <w:rsid w:val="0063109B"/>
    <w:rsid w:val="00631404"/>
    <w:rsid w:val="006323C4"/>
    <w:rsid w:val="00633C12"/>
    <w:rsid w:val="00634466"/>
    <w:rsid w:val="00637644"/>
    <w:rsid w:val="00637E26"/>
    <w:rsid w:val="006405C3"/>
    <w:rsid w:val="00641826"/>
    <w:rsid w:val="00643572"/>
    <w:rsid w:val="006450FE"/>
    <w:rsid w:val="006452A6"/>
    <w:rsid w:val="00645EBF"/>
    <w:rsid w:val="0065007F"/>
    <w:rsid w:val="00651ECA"/>
    <w:rsid w:val="00652190"/>
    <w:rsid w:val="00652283"/>
    <w:rsid w:val="00652A55"/>
    <w:rsid w:val="006535A2"/>
    <w:rsid w:val="00654A73"/>
    <w:rsid w:val="00654B63"/>
    <w:rsid w:val="006552D7"/>
    <w:rsid w:val="006566EC"/>
    <w:rsid w:val="0065713D"/>
    <w:rsid w:val="00657615"/>
    <w:rsid w:val="0066009B"/>
    <w:rsid w:val="00662C1E"/>
    <w:rsid w:val="006659B9"/>
    <w:rsid w:val="00667318"/>
    <w:rsid w:val="00670074"/>
    <w:rsid w:val="00671CE6"/>
    <w:rsid w:val="00674679"/>
    <w:rsid w:val="00674793"/>
    <w:rsid w:val="0067485E"/>
    <w:rsid w:val="006755C7"/>
    <w:rsid w:val="00675A50"/>
    <w:rsid w:val="00676D88"/>
    <w:rsid w:val="0068096D"/>
    <w:rsid w:val="0068234E"/>
    <w:rsid w:val="006824A3"/>
    <w:rsid w:val="00682FD2"/>
    <w:rsid w:val="00684938"/>
    <w:rsid w:val="00690190"/>
    <w:rsid w:val="0069090B"/>
    <w:rsid w:val="006915C1"/>
    <w:rsid w:val="00692965"/>
    <w:rsid w:val="0069358E"/>
    <w:rsid w:val="00693B45"/>
    <w:rsid w:val="00693B49"/>
    <w:rsid w:val="00693B6F"/>
    <w:rsid w:val="00693DFB"/>
    <w:rsid w:val="0069463C"/>
    <w:rsid w:val="00694FD0"/>
    <w:rsid w:val="0069594E"/>
    <w:rsid w:val="00695C09"/>
    <w:rsid w:val="00697012"/>
    <w:rsid w:val="00697503"/>
    <w:rsid w:val="006A15BE"/>
    <w:rsid w:val="006A19E5"/>
    <w:rsid w:val="006A2110"/>
    <w:rsid w:val="006A2290"/>
    <w:rsid w:val="006A3288"/>
    <w:rsid w:val="006A4167"/>
    <w:rsid w:val="006A45BA"/>
    <w:rsid w:val="006A5431"/>
    <w:rsid w:val="006A583E"/>
    <w:rsid w:val="006A5C0C"/>
    <w:rsid w:val="006A5CB9"/>
    <w:rsid w:val="006A5EA0"/>
    <w:rsid w:val="006A62B3"/>
    <w:rsid w:val="006B2696"/>
    <w:rsid w:val="006B3749"/>
    <w:rsid w:val="006B41BF"/>
    <w:rsid w:val="006B47E1"/>
    <w:rsid w:val="006B5259"/>
    <w:rsid w:val="006B5272"/>
    <w:rsid w:val="006B558B"/>
    <w:rsid w:val="006B7D94"/>
    <w:rsid w:val="006C038C"/>
    <w:rsid w:val="006C476F"/>
    <w:rsid w:val="006C61C4"/>
    <w:rsid w:val="006C7DA3"/>
    <w:rsid w:val="006D1413"/>
    <w:rsid w:val="006D1B78"/>
    <w:rsid w:val="006D2706"/>
    <w:rsid w:val="006D2A13"/>
    <w:rsid w:val="006D2C7B"/>
    <w:rsid w:val="006D3AA1"/>
    <w:rsid w:val="006D4D6F"/>
    <w:rsid w:val="006D6B62"/>
    <w:rsid w:val="006D7226"/>
    <w:rsid w:val="006D741F"/>
    <w:rsid w:val="006D76EF"/>
    <w:rsid w:val="006E05FB"/>
    <w:rsid w:val="006E1A77"/>
    <w:rsid w:val="006E2AFF"/>
    <w:rsid w:val="006E2EFF"/>
    <w:rsid w:val="006E3682"/>
    <w:rsid w:val="006E3C5A"/>
    <w:rsid w:val="006E5F2E"/>
    <w:rsid w:val="006E60C0"/>
    <w:rsid w:val="006E63DC"/>
    <w:rsid w:val="006E65FA"/>
    <w:rsid w:val="006E6B15"/>
    <w:rsid w:val="006E743B"/>
    <w:rsid w:val="006E7D40"/>
    <w:rsid w:val="006E7F35"/>
    <w:rsid w:val="006F2675"/>
    <w:rsid w:val="006F29FD"/>
    <w:rsid w:val="006F31AE"/>
    <w:rsid w:val="006F48B1"/>
    <w:rsid w:val="006F51C2"/>
    <w:rsid w:val="006F565C"/>
    <w:rsid w:val="006F607C"/>
    <w:rsid w:val="006F6AEF"/>
    <w:rsid w:val="006F6EE2"/>
    <w:rsid w:val="006F7520"/>
    <w:rsid w:val="007000D6"/>
    <w:rsid w:val="00700742"/>
    <w:rsid w:val="00700BD2"/>
    <w:rsid w:val="00701C15"/>
    <w:rsid w:val="00701C5B"/>
    <w:rsid w:val="007023EE"/>
    <w:rsid w:val="00702586"/>
    <w:rsid w:val="00702A92"/>
    <w:rsid w:val="00703998"/>
    <w:rsid w:val="007045F8"/>
    <w:rsid w:val="00705829"/>
    <w:rsid w:val="00705D25"/>
    <w:rsid w:val="00706109"/>
    <w:rsid w:val="00706EA2"/>
    <w:rsid w:val="00706FB5"/>
    <w:rsid w:val="0070764C"/>
    <w:rsid w:val="00710628"/>
    <w:rsid w:val="00715E2B"/>
    <w:rsid w:val="007171D4"/>
    <w:rsid w:val="007178D2"/>
    <w:rsid w:val="00720A2E"/>
    <w:rsid w:val="00720A7B"/>
    <w:rsid w:val="00720F0D"/>
    <w:rsid w:val="00721105"/>
    <w:rsid w:val="00721280"/>
    <w:rsid w:val="00721585"/>
    <w:rsid w:val="00721AF5"/>
    <w:rsid w:val="007221AD"/>
    <w:rsid w:val="00724633"/>
    <w:rsid w:val="00725AFE"/>
    <w:rsid w:val="00726E69"/>
    <w:rsid w:val="00727E19"/>
    <w:rsid w:val="007309BE"/>
    <w:rsid w:val="00731596"/>
    <w:rsid w:val="00731F87"/>
    <w:rsid w:val="00732426"/>
    <w:rsid w:val="00733947"/>
    <w:rsid w:val="007349F2"/>
    <w:rsid w:val="0073608A"/>
    <w:rsid w:val="00736239"/>
    <w:rsid w:val="0074004B"/>
    <w:rsid w:val="007425FF"/>
    <w:rsid w:val="00744097"/>
    <w:rsid w:val="007445CB"/>
    <w:rsid w:val="007460FE"/>
    <w:rsid w:val="007466AB"/>
    <w:rsid w:val="00746B77"/>
    <w:rsid w:val="0075089C"/>
    <w:rsid w:val="00753204"/>
    <w:rsid w:val="00753F34"/>
    <w:rsid w:val="007542BD"/>
    <w:rsid w:val="00754B11"/>
    <w:rsid w:val="00754F42"/>
    <w:rsid w:val="0075556B"/>
    <w:rsid w:val="00755A0A"/>
    <w:rsid w:val="00755B85"/>
    <w:rsid w:val="007562B5"/>
    <w:rsid w:val="00756C0F"/>
    <w:rsid w:val="00756FF8"/>
    <w:rsid w:val="0075722C"/>
    <w:rsid w:val="00760C24"/>
    <w:rsid w:val="0076262F"/>
    <w:rsid w:val="00762D4B"/>
    <w:rsid w:val="007631CD"/>
    <w:rsid w:val="00765340"/>
    <w:rsid w:val="00775016"/>
    <w:rsid w:val="00775912"/>
    <w:rsid w:val="007766C5"/>
    <w:rsid w:val="0077792D"/>
    <w:rsid w:val="00780484"/>
    <w:rsid w:val="007807A3"/>
    <w:rsid w:val="00780983"/>
    <w:rsid w:val="00780C57"/>
    <w:rsid w:val="00780E18"/>
    <w:rsid w:val="00781000"/>
    <w:rsid w:val="007822A7"/>
    <w:rsid w:val="00782EB0"/>
    <w:rsid w:val="00784F17"/>
    <w:rsid w:val="0078602F"/>
    <w:rsid w:val="00786BD3"/>
    <w:rsid w:val="00786EF9"/>
    <w:rsid w:val="007874A5"/>
    <w:rsid w:val="007916B6"/>
    <w:rsid w:val="0079220F"/>
    <w:rsid w:val="0079405F"/>
    <w:rsid w:val="0079442E"/>
    <w:rsid w:val="00795A25"/>
    <w:rsid w:val="00795BD8"/>
    <w:rsid w:val="007A0A05"/>
    <w:rsid w:val="007A1066"/>
    <w:rsid w:val="007A1701"/>
    <w:rsid w:val="007A252D"/>
    <w:rsid w:val="007A28D0"/>
    <w:rsid w:val="007A3129"/>
    <w:rsid w:val="007A75DC"/>
    <w:rsid w:val="007A7981"/>
    <w:rsid w:val="007B0D5B"/>
    <w:rsid w:val="007B19EB"/>
    <w:rsid w:val="007B1EA4"/>
    <w:rsid w:val="007B26D3"/>
    <w:rsid w:val="007B2D2A"/>
    <w:rsid w:val="007B2F7F"/>
    <w:rsid w:val="007B308C"/>
    <w:rsid w:val="007B30C3"/>
    <w:rsid w:val="007B3695"/>
    <w:rsid w:val="007B51E0"/>
    <w:rsid w:val="007B5ACC"/>
    <w:rsid w:val="007B680E"/>
    <w:rsid w:val="007C006A"/>
    <w:rsid w:val="007C1143"/>
    <w:rsid w:val="007C1E2F"/>
    <w:rsid w:val="007C2949"/>
    <w:rsid w:val="007C450E"/>
    <w:rsid w:val="007C4D62"/>
    <w:rsid w:val="007C500F"/>
    <w:rsid w:val="007C5351"/>
    <w:rsid w:val="007C68A7"/>
    <w:rsid w:val="007C7558"/>
    <w:rsid w:val="007D0AAF"/>
    <w:rsid w:val="007D29C4"/>
    <w:rsid w:val="007D397C"/>
    <w:rsid w:val="007D4F7D"/>
    <w:rsid w:val="007D5027"/>
    <w:rsid w:val="007D515F"/>
    <w:rsid w:val="007D52FA"/>
    <w:rsid w:val="007D5F43"/>
    <w:rsid w:val="007D792A"/>
    <w:rsid w:val="007D7959"/>
    <w:rsid w:val="007D7F0F"/>
    <w:rsid w:val="007D7FAC"/>
    <w:rsid w:val="007E15F1"/>
    <w:rsid w:val="007E17D8"/>
    <w:rsid w:val="007E2407"/>
    <w:rsid w:val="007E3241"/>
    <w:rsid w:val="007E49A9"/>
    <w:rsid w:val="007E54DF"/>
    <w:rsid w:val="007E5C25"/>
    <w:rsid w:val="007E6B19"/>
    <w:rsid w:val="007F0BD5"/>
    <w:rsid w:val="007F1028"/>
    <w:rsid w:val="007F41F2"/>
    <w:rsid w:val="007F4DBA"/>
    <w:rsid w:val="007F5B3B"/>
    <w:rsid w:val="00801485"/>
    <w:rsid w:val="008022E3"/>
    <w:rsid w:val="00803DD1"/>
    <w:rsid w:val="008048E5"/>
    <w:rsid w:val="0080496A"/>
    <w:rsid w:val="00805059"/>
    <w:rsid w:val="008063DF"/>
    <w:rsid w:val="0080747A"/>
    <w:rsid w:val="00807D8E"/>
    <w:rsid w:val="00807E7A"/>
    <w:rsid w:val="00811136"/>
    <w:rsid w:val="00811881"/>
    <w:rsid w:val="0081257A"/>
    <w:rsid w:val="0081302D"/>
    <w:rsid w:val="00814133"/>
    <w:rsid w:val="00816E1B"/>
    <w:rsid w:val="00817034"/>
    <w:rsid w:val="00817872"/>
    <w:rsid w:val="00821328"/>
    <w:rsid w:val="008219EC"/>
    <w:rsid w:val="00821DAE"/>
    <w:rsid w:val="0082311B"/>
    <w:rsid w:val="0082337F"/>
    <w:rsid w:val="008234CE"/>
    <w:rsid w:val="008237D4"/>
    <w:rsid w:val="008246AC"/>
    <w:rsid w:val="008251BD"/>
    <w:rsid w:val="008274F0"/>
    <w:rsid w:val="00827B32"/>
    <w:rsid w:val="00830116"/>
    <w:rsid w:val="00830274"/>
    <w:rsid w:val="00831B77"/>
    <w:rsid w:val="008328C5"/>
    <w:rsid w:val="00832F3F"/>
    <w:rsid w:val="00835CCD"/>
    <w:rsid w:val="00840DE5"/>
    <w:rsid w:val="00841335"/>
    <w:rsid w:val="00842952"/>
    <w:rsid w:val="00843497"/>
    <w:rsid w:val="008434C9"/>
    <w:rsid w:val="0084425A"/>
    <w:rsid w:val="008447B3"/>
    <w:rsid w:val="00844F67"/>
    <w:rsid w:val="00847B12"/>
    <w:rsid w:val="0085006C"/>
    <w:rsid w:val="00850EDB"/>
    <w:rsid w:val="008511C1"/>
    <w:rsid w:val="008550A4"/>
    <w:rsid w:val="008555D6"/>
    <w:rsid w:val="00855D62"/>
    <w:rsid w:val="00857D10"/>
    <w:rsid w:val="00860BDD"/>
    <w:rsid w:val="008629C3"/>
    <w:rsid w:val="00862F66"/>
    <w:rsid w:val="00866350"/>
    <w:rsid w:val="00867028"/>
    <w:rsid w:val="0086718D"/>
    <w:rsid w:val="00867637"/>
    <w:rsid w:val="0087129C"/>
    <w:rsid w:val="0087188D"/>
    <w:rsid w:val="00872365"/>
    <w:rsid w:val="00872E3C"/>
    <w:rsid w:val="00874915"/>
    <w:rsid w:val="00875749"/>
    <w:rsid w:val="00875B94"/>
    <w:rsid w:val="00876985"/>
    <w:rsid w:val="008804DA"/>
    <w:rsid w:val="0088057B"/>
    <w:rsid w:val="00880685"/>
    <w:rsid w:val="00880839"/>
    <w:rsid w:val="00880B36"/>
    <w:rsid w:val="00881DE9"/>
    <w:rsid w:val="00881EF7"/>
    <w:rsid w:val="008847A4"/>
    <w:rsid w:val="00885764"/>
    <w:rsid w:val="00885CDD"/>
    <w:rsid w:val="00886093"/>
    <w:rsid w:val="00890F9C"/>
    <w:rsid w:val="00891795"/>
    <w:rsid w:val="00891AAC"/>
    <w:rsid w:val="00892759"/>
    <w:rsid w:val="008927EC"/>
    <w:rsid w:val="00894ADA"/>
    <w:rsid w:val="0089691F"/>
    <w:rsid w:val="00897AC5"/>
    <w:rsid w:val="008A0EA7"/>
    <w:rsid w:val="008A2184"/>
    <w:rsid w:val="008A311F"/>
    <w:rsid w:val="008A3A33"/>
    <w:rsid w:val="008A3B51"/>
    <w:rsid w:val="008A4E98"/>
    <w:rsid w:val="008A4F6F"/>
    <w:rsid w:val="008A6936"/>
    <w:rsid w:val="008A6C9D"/>
    <w:rsid w:val="008A7741"/>
    <w:rsid w:val="008B33A9"/>
    <w:rsid w:val="008B3F01"/>
    <w:rsid w:val="008B48A1"/>
    <w:rsid w:val="008B492D"/>
    <w:rsid w:val="008B4B45"/>
    <w:rsid w:val="008B5CBC"/>
    <w:rsid w:val="008B7AF6"/>
    <w:rsid w:val="008C02BF"/>
    <w:rsid w:val="008C1FE4"/>
    <w:rsid w:val="008C321B"/>
    <w:rsid w:val="008C3412"/>
    <w:rsid w:val="008C4464"/>
    <w:rsid w:val="008C4766"/>
    <w:rsid w:val="008C6739"/>
    <w:rsid w:val="008C6C3A"/>
    <w:rsid w:val="008D1BEB"/>
    <w:rsid w:val="008D4F58"/>
    <w:rsid w:val="008D595A"/>
    <w:rsid w:val="008D5EB2"/>
    <w:rsid w:val="008D619C"/>
    <w:rsid w:val="008E047A"/>
    <w:rsid w:val="008E080C"/>
    <w:rsid w:val="008E1B82"/>
    <w:rsid w:val="008E2550"/>
    <w:rsid w:val="008E29D3"/>
    <w:rsid w:val="008E2D08"/>
    <w:rsid w:val="008E35E2"/>
    <w:rsid w:val="008E3AB4"/>
    <w:rsid w:val="008E472E"/>
    <w:rsid w:val="008E4F53"/>
    <w:rsid w:val="008E62A0"/>
    <w:rsid w:val="008E6412"/>
    <w:rsid w:val="008E745C"/>
    <w:rsid w:val="008E7B91"/>
    <w:rsid w:val="008F11B5"/>
    <w:rsid w:val="008F12D4"/>
    <w:rsid w:val="008F16D0"/>
    <w:rsid w:val="008F1BB1"/>
    <w:rsid w:val="008F266B"/>
    <w:rsid w:val="008F30B9"/>
    <w:rsid w:val="008F3EC1"/>
    <w:rsid w:val="008F4260"/>
    <w:rsid w:val="008F5B65"/>
    <w:rsid w:val="008F5D32"/>
    <w:rsid w:val="008F6891"/>
    <w:rsid w:val="008F7A06"/>
    <w:rsid w:val="008F7F13"/>
    <w:rsid w:val="009011A3"/>
    <w:rsid w:val="00902212"/>
    <w:rsid w:val="00902D29"/>
    <w:rsid w:val="009032B8"/>
    <w:rsid w:val="00903A56"/>
    <w:rsid w:val="009045D7"/>
    <w:rsid w:val="0090561A"/>
    <w:rsid w:val="009059AF"/>
    <w:rsid w:val="009066EF"/>
    <w:rsid w:val="00907BD1"/>
    <w:rsid w:val="00910AB3"/>
    <w:rsid w:val="009123C8"/>
    <w:rsid w:val="0091400C"/>
    <w:rsid w:val="0091448D"/>
    <w:rsid w:val="009148BC"/>
    <w:rsid w:val="00914EE2"/>
    <w:rsid w:val="00921481"/>
    <w:rsid w:val="00921E9A"/>
    <w:rsid w:val="00922544"/>
    <w:rsid w:val="0092582A"/>
    <w:rsid w:val="00926639"/>
    <w:rsid w:val="00926DE1"/>
    <w:rsid w:val="00930147"/>
    <w:rsid w:val="00930352"/>
    <w:rsid w:val="0093066B"/>
    <w:rsid w:val="009337C2"/>
    <w:rsid w:val="00934C38"/>
    <w:rsid w:val="00935DDE"/>
    <w:rsid w:val="00936929"/>
    <w:rsid w:val="0093782C"/>
    <w:rsid w:val="00937B1E"/>
    <w:rsid w:val="00941050"/>
    <w:rsid w:val="00942246"/>
    <w:rsid w:val="00942BC7"/>
    <w:rsid w:val="009464CD"/>
    <w:rsid w:val="009465F5"/>
    <w:rsid w:val="00946FE5"/>
    <w:rsid w:val="00950633"/>
    <w:rsid w:val="00950975"/>
    <w:rsid w:val="00950DC3"/>
    <w:rsid w:val="00950E39"/>
    <w:rsid w:val="00951944"/>
    <w:rsid w:val="009523E3"/>
    <w:rsid w:val="00952DBF"/>
    <w:rsid w:val="009544A7"/>
    <w:rsid w:val="009569A1"/>
    <w:rsid w:val="00956A57"/>
    <w:rsid w:val="00956FE8"/>
    <w:rsid w:val="009576A9"/>
    <w:rsid w:val="00960ADF"/>
    <w:rsid w:val="00961C10"/>
    <w:rsid w:val="009636B4"/>
    <w:rsid w:val="0096386B"/>
    <w:rsid w:val="009645BB"/>
    <w:rsid w:val="00964E43"/>
    <w:rsid w:val="00964ED4"/>
    <w:rsid w:val="009653EF"/>
    <w:rsid w:val="009678E7"/>
    <w:rsid w:val="00973DBC"/>
    <w:rsid w:val="009740C2"/>
    <w:rsid w:val="009758CD"/>
    <w:rsid w:val="009766C0"/>
    <w:rsid w:val="00976C39"/>
    <w:rsid w:val="0097784D"/>
    <w:rsid w:val="00980B0A"/>
    <w:rsid w:val="00980D1E"/>
    <w:rsid w:val="00980F8B"/>
    <w:rsid w:val="009821F8"/>
    <w:rsid w:val="00982878"/>
    <w:rsid w:val="009838F9"/>
    <w:rsid w:val="00983A1E"/>
    <w:rsid w:val="00985207"/>
    <w:rsid w:val="0098672C"/>
    <w:rsid w:val="00987533"/>
    <w:rsid w:val="009879AF"/>
    <w:rsid w:val="0099183E"/>
    <w:rsid w:val="009934A1"/>
    <w:rsid w:val="009939C1"/>
    <w:rsid w:val="00994139"/>
    <w:rsid w:val="009942B3"/>
    <w:rsid w:val="00994BA0"/>
    <w:rsid w:val="00995458"/>
    <w:rsid w:val="00995B30"/>
    <w:rsid w:val="009969D6"/>
    <w:rsid w:val="009A08E7"/>
    <w:rsid w:val="009A097B"/>
    <w:rsid w:val="009A0F29"/>
    <w:rsid w:val="009A1FF0"/>
    <w:rsid w:val="009A3BA8"/>
    <w:rsid w:val="009A5613"/>
    <w:rsid w:val="009A5FF4"/>
    <w:rsid w:val="009A681E"/>
    <w:rsid w:val="009A76C1"/>
    <w:rsid w:val="009B0371"/>
    <w:rsid w:val="009B137E"/>
    <w:rsid w:val="009B13FF"/>
    <w:rsid w:val="009B28E1"/>
    <w:rsid w:val="009B2E77"/>
    <w:rsid w:val="009B3A21"/>
    <w:rsid w:val="009B4B88"/>
    <w:rsid w:val="009B4F0F"/>
    <w:rsid w:val="009B6565"/>
    <w:rsid w:val="009B6582"/>
    <w:rsid w:val="009B6EC9"/>
    <w:rsid w:val="009B7239"/>
    <w:rsid w:val="009C1109"/>
    <w:rsid w:val="009C1CDB"/>
    <w:rsid w:val="009C3F0C"/>
    <w:rsid w:val="009C3F29"/>
    <w:rsid w:val="009C4338"/>
    <w:rsid w:val="009C5016"/>
    <w:rsid w:val="009C77D1"/>
    <w:rsid w:val="009C7CD3"/>
    <w:rsid w:val="009D15E6"/>
    <w:rsid w:val="009D2873"/>
    <w:rsid w:val="009D2BB1"/>
    <w:rsid w:val="009D3643"/>
    <w:rsid w:val="009D3847"/>
    <w:rsid w:val="009D42B4"/>
    <w:rsid w:val="009D4D9A"/>
    <w:rsid w:val="009D5D7C"/>
    <w:rsid w:val="009D7B0C"/>
    <w:rsid w:val="009E043E"/>
    <w:rsid w:val="009E05F6"/>
    <w:rsid w:val="009E0D28"/>
    <w:rsid w:val="009E0E9A"/>
    <w:rsid w:val="009E0F3F"/>
    <w:rsid w:val="009E1530"/>
    <w:rsid w:val="009E19C0"/>
    <w:rsid w:val="009E2862"/>
    <w:rsid w:val="009E294E"/>
    <w:rsid w:val="009E3341"/>
    <w:rsid w:val="009E345E"/>
    <w:rsid w:val="009E35FE"/>
    <w:rsid w:val="009E3ED6"/>
    <w:rsid w:val="009E3EEF"/>
    <w:rsid w:val="009E4E1E"/>
    <w:rsid w:val="009E5A56"/>
    <w:rsid w:val="009E63CB"/>
    <w:rsid w:val="009E6495"/>
    <w:rsid w:val="009E6F37"/>
    <w:rsid w:val="009F14C7"/>
    <w:rsid w:val="009F3BA3"/>
    <w:rsid w:val="009F4484"/>
    <w:rsid w:val="009F5696"/>
    <w:rsid w:val="009F68C7"/>
    <w:rsid w:val="009F73A2"/>
    <w:rsid w:val="009F78A0"/>
    <w:rsid w:val="009F7FE2"/>
    <w:rsid w:val="00A00D5F"/>
    <w:rsid w:val="00A045B7"/>
    <w:rsid w:val="00A04878"/>
    <w:rsid w:val="00A05008"/>
    <w:rsid w:val="00A054D0"/>
    <w:rsid w:val="00A055BD"/>
    <w:rsid w:val="00A056BB"/>
    <w:rsid w:val="00A06177"/>
    <w:rsid w:val="00A0751B"/>
    <w:rsid w:val="00A0782A"/>
    <w:rsid w:val="00A07B7D"/>
    <w:rsid w:val="00A07E28"/>
    <w:rsid w:val="00A10968"/>
    <w:rsid w:val="00A11C70"/>
    <w:rsid w:val="00A12F80"/>
    <w:rsid w:val="00A14D43"/>
    <w:rsid w:val="00A1594F"/>
    <w:rsid w:val="00A168B9"/>
    <w:rsid w:val="00A205CE"/>
    <w:rsid w:val="00A20A81"/>
    <w:rsid w:val="00A234B3"/>
    <w:rsid w:val="00A23BFE"/>
    <w:rsid w:val="00A24004"/>
    <w:rsid w:val="00A25A46"/>
    <w:rsid w:val="00A25D42"/>
    <w:rsid w:val="00A25D77"/>
    <w:rsid w:val="00A2671F"/>
    <w:rsid w:val="00A2734B"/>
    <w:rsid w:val="00A27A3F"/>
    <w:rsid w:val="00A31F32"/>
    <w:rsid w:val="00A33720"/>
    <w:rsid w:val="00A341B1"/>
    <w:rsid w:val="00A34952"/>
    <w:rsid w:val="00A349F8"/>
    <w:rsid w:val="00A34CE5"/>
    <w:rsid w:val="00A34D1D"/>
    <w:rsid w:val="00A34EC4"/>
    <w:rsid w:val="00A35865"/>
    <w:rsid w:val="00A35AAE"/>
    <w:rsid w:val="00A361EE"/>
    <w:rsid w:val="00A362F3"/>
    <w:rsid w:val="00A36D4B"/>
    <w:rsid w:val="00A372AC"/>
    <w:rsid w:val="00A37350"/>
    <w:rsid w:val="00A37910"/>
    <w:rsid w:val="00A418F2"/>
    <w:rsid w:val="00A41B2B"/>
    <w:rsid w:val="00A41BD4"/>
    <w:rsid w:val="00A42A34"/>
    <w:rsid w:val="00A439D5"/>
    <w:rsid w:val="00A4436C"/>
    <w:rsid w:val="00A46E78"/>
    <w:rsid w:val="00A4714D"/>
    <w:rsid w:val="00A50232"/>
    <w:rsid w:val="00A506EF"/>
    <w:rsid w:val="00A50EA7"/>
    <w:rsid w:val="00A514B0"/>
    <w:rsid w:val="00A51525"/>
    <w:rsid w:val="00A52AFB"/>
    <w:rsid w:val="00A53153"/>
    <w:rsid w:val="00A557AB"/>
    <w:rsid w:val="00A56EEA"/>
    <w:rsid w:val="00A5727A"/>
    <w:rsid w:val="00A608E3"/>
    <w:rsid w:val="00A6226B"/>
    <w:rsid w:val="00A630E2"/>
    <w:rsid w:val="00A639BA"/>
    <w:rsid w:val="00A63F44"/>
    <w:rsid w:val="00A64698"/>
    <w:rsid w:val="00A64715"/>
    <w:rsid w:val="00A64751"/>
    <w:rsid w:val="00A6494E"/>
    <w:rsid w:val="00A65097"/>
    <w:rsid w:val="00A651D1"/>
    <w:rsid w:val="00A66AA8"/>
    <w:rsid w:val="00A67D13"/>
    <w:rsid w:val="00A67E36"/>
    <w:rsid w:val="00A70290"/>
    <w:rsid w:val="00A70E28"/>
    <w:rsid w:val="00A71DC0"/>
    <w:rsid w:val="00A71E57"/>
    <w:rsid w:val="00A72C6A"/>
    <w:rsid w:val="00A733A7"/>
    <w:rsid w:val="00A73D75"/>
    <w:rsid w:val="00A73E13"/>
    <w:rsid w:val="00A75F2F"/>
    <w:rsid w:val="00A804E7"/>
    <w:rsid w:val="00A81D4B"/>
    <w:rsid w:val="00A8252B"/>
    <w:rsid w:val="00A83DE1"/>
    <w:rsid w:val="00A84E57"/>
    <w:rsid w:val="00A84F1B"/>
    <w:rsid w:val="00A8561D"/>
    <w:rsid w:val="00A860F1"/>
    <w:rsid w:val="00A87491"/>
    <w:rsid w:val="00A905B6"/>
    <w:rsid w:val="00A90656"/>
    <w:rsid w:val="00A91E63"/>
    <w:rsid w:val="00A93614"/>
    <w:rsid w:val="00A95F6F"/>
    <w:rsid w:val="00A9611E"/>
    <w:rsid w:val="00A96E6F"/>
    <w:rsid w:val="00A97F52"/>
    <w:rsid w:val="00AA096A"/>
    <w:rsid w:val="00AA09D2"/>
    <w:rsid w:val="00AA0C16"/>
    <w:rsid w:val="00AA256D"/>
    <w:rsid w:val="00AA31C7"/>
    <w:rsid w:val="00AA3A03"/>
    <w:rsid w:val="00AA48D6"/>
    <w:rsid w:val="00AA7213"/>
    <w:rsid w:val="00AA75FF"/>
    <w:rsid w:val="00AA7E7D"/>
    <w:rsid w:val="00AB0A24"/>
    <w:rsid w:val="00AB24CD"/>
    <w:rsid w:val="00AB284A"/>
    <w:rsid w:val="00AB2E2A"/>
    <w:rsid w:val="00AB3A5D"/>
    <w:rsid w:val="00AB5250"/>
    <w:rsid w:val="00AC0E65"/>
    <w:rsid w:val="00AC0FE9"/>
    <w:rsid w:val="00AC13D2"/>
    <w:rsid w:val="00AC2CD4"/>
    <w:rsid w:val="00AC32EC"/>
    <w:rsid w:val="00AC34D7"/>
    <w:rsid w:val="00AC3CE1"/>
    <w:rsid w:val="00AC6874"/>
    <w:rsid w:val="00AC6E65"/>
    <w:rsid w:val="00AC7A0D"/>
    <w:rsid w:val="00AC7BD6"/>
    <w:rsid w:val="00AD0776"/>
    <w:rsid w:val="00AD0901"/>
    <w:rsid w:val="00AD3D05"/>
    <w:rsid w:val="00AD3F06"/>
    <w:rsid w:val="00AD45EE"/>
    <w:rsid w:val="00AD5540"/>
    <w:rsid w:val="00AD5D13"/>
    <w:rsid w:val="00AD62DC"/>
    <w:rsid w:val="00AD749E"/>
    <w:rsid w:val="00AE03E1"/>
    <w:rsid w:val="00AE0B52"/>
    <w:rsid w:val="00AE0B9C"/>
    <w:rsid w:val="00AE0D26"/>
    <w:rsid w:val="00AE2270"/>
    <w:rsid w:val="00AE2782"/>
    <w:rsid w:val="00AE2CC8"/>
    <w:rsid w:val="00AE398F"/>
    <w:rsid w:val="00AE4583"/>
    <w:rsid w:val="00AE5B1E"/>
    <w:rsid w:val="00AE5C5A"/>
    <w:rsid w:val="00AE5F26"/>
    <w:rsid w:val="00AE600B"/>
    <w:rsid w:val="00AE6016"/>
    <w:rsid w:val="00AE7D26"/>
    <w:rsid w:val="00AE7F6D"/>
    <w:rsid w:val="00AF00A0"/>
    <w:rsid w:val="00AF10F4"/>
    <w:rsid w:val="00AF1D68"/>
    <w:rsid w:val="00AF4A6A"/>
    <w:rsid w:val="00AF5894"/>
    <w:rsid w:val="00AF5C84"/>
    <w:rsid w:val="00AF5D04"/>
    <w:rsid w:val="00AF6421"/>
    <w:rsid w:val="00AF74AE"/>
    <w:rsid w:val="00AF7B3D"/>
    <w:rsid w:val="00B00039"/>
    <w:rsid w:val="00B01DC7"/>
    <w:rsid w:val="00B0238D"/>
    <w:rsid w:val="00B0262D"/>
    <w:rsid w:val="00B039FB"/>
    <w:rsid w:val="00B03A92"/>
    <w:rsid w:val="00B0604E"/>
    <w:rsid w:val="00B06434"/>
    <w:rsid w:val="00B071E8"/>
    <w:rsid w:val="00B07FF5"/>
    <w:rsid w:val="00B11AFA"/>
    <w:rsid w:val="00B125C2"/>
    <w:rsid w:val="00B12A43"/>
    <w:rsid w:val="00B12CE8"/>
    <w:rsid w:val="00B14169"/>
    <w:rsid w:val="00B16B50"/>
    <w:rsid w:val="00B16DCB"/>
    <w:rsid w:val="00B17CBA"/>
    <w:rsid w:val="00B207B2"/>
    <w:rsid w:val="00B2136E"/>
    <w:rsid w:val="00B21E99"/>
    <w:rsid w:val="00B2251A"/>
    <w:rsid w:val="00B24BBB"/>
    <w:rsid w:val="00B263E4"/>
    <w:rsid w:val="00B26D2F"/>
    <w:rsid w:val="00B27168"/>
    <w:rsid w:val="00B30CFE"/>
    <w:rsid w:val="00B316AA"/>
    <w:rsid w:val="00B323F8"/>
    <w:rsid w:val="00B339A6"/>
    <w:rsid w:val="00B35DE9"/>
    <w:rsid w:val="00B3642F"/>
    <w:rsid w:val="00B36448"/>
    <w:rsid w:val="00B40BFA"/>
    <w:rsid w:val="00B43EB1"/>
    <w:rsid w:val="00B43F0D"/>
    <w:rsid w:val="00B44EF3"/>
    <w:rsid w:val="00B455C2"/>
    <w:rsid w:val="00B46387"/>
    <w:rsid w:val="00B4779F"/>
    <w:rsid w:val="00B50546"/>
    <w:rsid w:val="00B517D3"/>
    <w:rsid w:val="00B53875"/>
    <w:rsid w:val="00B56616"/>
    <w:rsid w:val="00B5682E"/>
    <w:rsid w:val="00B56B56"/>
    <w:rsid w:val="00B56BB8"/>
    <w:rsid w:val="00B57A84"/>
    <w:rsid w:val="00B60318"/>
    <w:rsid w:val="00B60BD0"/>
    <w:rsid w:val="00B61D43"/>
    <w:rsid w:val="00B6364E"/>
    <w:rsid w:val="00B63982"/>
    <w:rsid w:val="00B65312"/>
    <w:rsid w:val="00B657E7"/>
    <w:rsid w:val="00B65BB5"/>
    <w:rsid w:val="00B706C2"/>
    <w:rsid w:val="00B71016"/>
    <w:rsid w:val="00B71566"/>
    <w:rsid w:val="00B7212E"/>
    <w:rsid w:val="00B74CE0"/>
    <w:rsid w:val="00B75097"/>
    <w:rsid w:val="00B7562E"/>
    <w:rsid w:val="00B800A2"/>
    <w:rsid w:val="00B80B88"/>
    <w:rsid w:val="00B826D1"/>
    <w:rsid w:val="00B84368"/>
    <w:rsid w:val="00B84695"/>
    <w:rsid w:val="00B84C97"/>
    <w:rsid w:val="00B855DB"/>
    <w:rsid w:val="00B85B2A"/>
    <w:rsid w:val="00B903E3"/>
    <w:rsid w:val="00B9160B"/>
    <w:rsid w:val="00B91FAB"/>
    <w:rsid w:val="00B94CC2"/>
    <w:rsid w:val="00B95166"/>
    <w:rsid w:val="00BA03F8"/>
    <w:rsid w:val="00BA04B5"/>
    <w:rsid w:val="00BA1FE2"/>
    <w:rsid w:val="00BA396C"/>
    <w:rsid w:val="00BA53BF"/>
    <w:rsid w:val="00BA6FE1"/>
    <w:rsid w:val="00BB05B9"/>
    <w:rsid w:val="00BB14E8"/>
    <w:rsid w:val="00BB16AF"/>
    <w:rsid w:val="00BB1A76"/>
    <w:rsid w:val="00BB2DB8"/>
    <w:rsid w:val="00BB3CD0"/>
    <w:rsid w:val="00BB3F76"/>
    <w:rsid w:val="00BB4D1F"/>
    <w:rsid w:val="00BB5203"/>
    <w:rsid w:val="00BB5759"/>
    <w:rsid w:val="00BB5E9A"/>
    <w:rsid w:val="00BB6102"/>
    <w:rsid w:val="00BB6F97"/>
    <w:rsid w:val="00BB7625"/>
    <w:rsid w:val="00BB7668"/>
    <w:rsid w:val="00BB76F7"/>
    <w:rsid w:val="00BC033A"/>
    <w:rsid w:val="00BC051C"/>
    <w:rsid w:val="00BC225E"/>
    <w:rsid w:val="00BC3703"/>
    <w:rsid w:val="00BC48B1"/>
    <w:rsid w:val="00BC4B90"/>
    <w:rsid w:val="00BC5F7A"/>
    <w:rsid w:val="00BC6252"/>
    <w:rsid w:val="00BC7A51"/>
    <w:rsid w:val="00BD1A87"/>
    <w:rsid w:val="00BD214E"/>
    <w:rsid w:val="00BD47EE"/>
    <w:rsid w:val="00BD4968"/>
    <w:rsid w:val="00BD5A03"/>
    <w:rsid w:val="00BD7E56"/>
    <w:rsid w:val="00BE05F8"/>
    <w:rsid w:val="00BE0E3F"/>
    <w:rsid w:val="00BE155D"/>
    <w:rsid w:val="00BE218D"/>
    <w:rsid w:val="00BE2C6D"/>
    <w:rsid w:val="00BE3304"/>
    <w:rsid w:val="00BE38FB"/>
    <w:rsid w:val="00BE4B18"/>
    <w:rsid w:val="00BE5323"/>
    <w:rsid w:val="00BE5BFF"/>
    <w:rsid w:val="00BE6409"/>
    <w:rsid w:val="00BE6667"/>
    <w:rsid w:val="00BE72BA"/>
    <w:rsid w:val="00BE7AC8"/>
    <w:rsid w:val="00BE7C1D"/>
    <w:rsid w:val="00BF0621"/>
    <w:rsid w:val="00BF16D8"/>
    <w:rsid w:val="00BF18C9"/>
    <w:rsid w:val="00BF1A95"/>
    <w:rsid w:val="00BF45B4"/>
    <w:rsid w:val="00BF57F3"/>
    <w:rsid w:val="00BF60DD"/>
    <w:rsid w:val="00BF6672"/>
    <w:rsid w:val="00C01150"/>
    <w:rsid w:val="00C01C12"/>
    <w:rsid w:val="00C02A2A"/>
    <w:rsid w:val="00C02B96"/>
    <w:rsid w:val="00C056E1"/>
    <w:rsid w:val="00C0590F"/>
    <w:rsid w:val="00C06F3B"/>
    <w:rsid w:val="00C070C4"/>
    <w:rsid w:val="00C07908"/>
    <w:rsid w:val="00C07F35"/>
    <w:rsid w:val="00C109E4"/>
    <w:rsid w:val="00C123D7"/>
    <w:rsid w:val="00C12970"/>
    <w:rsid w:val="00C14B15"/>
    <w:rsid w:val="00C15E1B"/>
    <w:rsid w:val="00C163D0"/>
    <w:rsid w:val="00C17116"/>
    <w:rsid w:val="00C20A69"/>
    <w:rsid w:val="00C20DE0"/>
    <w:rsid w:val="00C227A3"/>
    <w:rsid w:val="00C24288"/>
    <w:rsid w:val="00C246E4"/>
    <w:rsid w:val="00C248E9"/>
    <w:rsid w:val="00C24D37"/>
    <w:rsid w:val="00C26500"/>
    <w:rsid w:val="00C268D3"/>
    <w:rsid w:val="00C331B4"/>
    <w:rsid w:val="00C341EC"/>
    <w:rsid w:val="00C351B5"/>
    <w:rsid w:val="00C35986"/>
    <w:rsid w:val="00C3610B"/>
    <w:rsid w:val="00C36619"/>
    <w:rsid w:val="00C36727"/>
    <w:rsid w:val="00C36DCC"/>
    <w:rsid w:val="00C36DF6"/>
    <w:rsid w:val="00C3777E"/>
    <w:rsid w:val="00C40BB2"/>
    <w:rsid w:val="00C40D85"/>
    <w:rsid w:val="00C40F57"/>
    <w:rsid w:val="00C41AF4"/>
    <w:rsid w:val="00C42A3E"/>
    <w:rsid w:val="00C435E1"/>
    <w:rsid w:val="00C43AE2"/>
    <w:rsid w:val="00C44769"/>
    <w:rsid w:val="00C44B94"/>
    <w:rsid w:val="00C44D6D"/>
    <w:rsid w:val="00C451A0"/>
    <w:rsid w:val="00C45689"/>
    <w:rsid w:val="00C45FB2"/>
    <w:rsid w:val="00C464EC"/>
    <w:rsid w:val="00C46813"/>
    <w:rsid w:val="00C51DDB"/>
    <w:rsid w:val="00C54512"/>
    <w:rsid w:val="00C55C05"/>
    <w:rsid w:val="00C56514"/>
    <w:rsid w:val="00C56B32"/>
    <w:rsid w:val="00C57C2D"/>
    <w:rsid w:val="00C57DBB"/>
    <w:rsid w:val="00C61694"/>
    <w:rsid w:val="00C62544"/>
    <w:rsid w:val="00C62839"/>
    <w:rsid w:val="00C629B2"/>
    <w:rsid w:val="00C62F45"/>
    <w:rsid w:val="00C64163"/>
    <w:rsid w:val="00C64692"/>
    <w:rsid w:val="00C6510A"/>
    <w:rsid w:val="00C656A3"/>
    <w:rsid w:val="00C65BC3"/>
    <w:rsid w:val="00C65BE9"/>
    <w:rsid w:val="00C65F54"/>
    <w:rsid w:val="00C65FEE"/>
    <w:rsid w:val="00C66EFC"/>
    <w:rsid w:val="00C70D99"/>
    <w:rsid w:val="00C71214"/>
    <w:rsid w:val="00C712E7"/>
    <w:rsid w:val="00C729F4"/>
    <w:rsid w:val="00C72A0A"/>
    <w:rsid w:val="00C75AF8"/>
    <w:rsid w:val="00C80225"/>
    <w:rsid w:val="00C80941"/>
    <w:rsid w:val="00C80A1B"/>
    <w:rsid w:val="00C81D17"/>
    <w:rsid w:val="00C81D95"/>
    <w:rsid w:val="00C81ECB"/>
    <w:rsid w:val="00C8329D"/>
    <w:rsid w:val="00C83E49"/>
    <w:rsid w:val="00C86756"/>
    <w:rsid w:val="00C873DA"/>
    <w:rsid w:val="00C8784B"/>
    <w:rsid w:val="00C90068"/>
    <w:rsid w:val="00C9190B"/>
    <w:rsid w:val="00C91A0E"/>
    <w:rsid w:val="00C92169"/>
    <w:rsid w:val="00C925C5"/>
    <w:rsid w:val="00C92D84"/>
    <w:rsid w:val="00CA047A"/>
    <w:rsid w:val="00CA057D"/>
    <w:rsid w:val="00CA0E21"/>
    <w:rsid w:val="00CA0ECB"/>
    <w:rsid w:val="00CA188D"/>
    <w:rsid w:val="00CA1996"/>
    <w:rsid w:val="00CA2A1A"/>
    <w:rsid w:val="00CA2ACC"/>
    <w:rsid w:val="00CA5BC0"/>
    <w:rsid w:val="00CA5E89"/>
    <w:rsid w:val="00CA767A"/>
    <w:rsid w:val="00CB01FE"/>
    <w:rsid w:val="00CB1566"/>
    <w:rsid w:val="00CB169F"/>
    <w:rsid w:val="00CB1A40"/>
    <w:rsid w:val="00CB242E"/>
    <w:rsid w:val="00CB2590"/>
    <w:rsid w:val="00CB3A46"/>
    <w:rsid w:val="00CB4BA1"/>
    <w:rsid w:val="00CB4BD2"/>
    <w:rsid w:val="00CB4F0A"/>
    <w:rsid w:val="00CB5295"/>
    <w:rsid w:val="00CC069E"/>
    <w:rsid w:val="00CC1501"/>
    <w:rsid w:val="00CC20B7"/>
    <w:rsid w:val="00CC26D0"/>
    <w:rsid w:val="00CC27A7"/>
    <w:rsid w:val="00CC39A8"/>
    <w:rsid w:val="00CC3BEA"/>
    <w:rsid w:val="00CC47FE"/>
    <w:rsid w:val="00CC57D7"/>
    <w:rsid w:val="00CC6685"/>
    <w:rsid w:val="00CC68DD"/>
    <w:rsid w:val="00CC754F"/>
    <w:rsid w:val="00CC7A78"/>
    <w:rsid w:val="00CD09FA"/>
    <w:rsid w:val="00CD1486"/>
    <w:rsid w:val="00CD166D"/>
    <w:rsid w:val="00CD2CA4"/>
    <w:rsid w:val="00CD3A01"/>
    <w:rsid w:val="00CD436A"/>
    <w:rsid w:val="00CD5685"/>
    <w:rsid w:val="00CD5B69"/>
    <w:rsid w:val="00CD6117"/>
    <w:rsid w:val="00CD693D"/>
    <w:rsid w:val="00CD6BF0"/>
    <w:rsid w:val="00CD71AB"/>
    <w:rsid w:val="00CE15CB"/>
    <w:rsid w:val="00CE3CB2"/>
    <w:rsid w:val="00CE43F2"/>
    <w:rsid w:val="00CE488E"/>
    <w:rsid w:val="00CE4C9D"/>
    <w:rsid w:val="00CE524D"/>
    <w:rsid w:val="00CE5850"/>
    <w:rsid w:val="00CE5ED0"/>
    <w:rsid w:val="00CE6849"/>
    <w:rsid w:val="00CE708F"/>
    <w:rsid w:val="00CE7E79"/>
    <w:rsid w:val="00CF0B96"/>
    <w:rsid w:val="00CF2605"/>
    <w:rsid w:val="00CF4123"/>
    <w:rsid w:val="00CF43C0"/>
    <w:rsid w:val="00CF4FB1"/>
    <w:rsid w:val="00CF5CA4"/>
    <w:rsid w:val="00CF769A"/>
    <w:rsid w:val="00CF7D1E"/>
    <w:rsid w:val="00D0023D"/>
    <w:rsid w:val="00D009E5"/>
    <w:rsid w:val="00D00C21"/>
    <w:rsid w:val="00D00CDA"/>
    <w:rsid w:val="00D01B5F"/>
    <w:rsid w:val="00D0210F"/>
    <w:rsid w:val="00D02343"/>
    <w:rsid w:val="00D029C6"/>
    <w:rsid w:val="00D03377"/>
    <w:rsid w:val="00D034F0"/>
    <w:rsid w:val="00D03AD8"/>
    <w:rsid w:val="00D03D6F"/>
    <w:rsid w:val="00D06A92"/>
    <w:rsid w:val="00D07CF3"/>
    <w:rsid w:val="00D113EE"/>
    <w:rsid w:val="00D12EDB"/>
    <w:rsid w:val="00D151E5"/>
    <w:rsid w:val="00D15BA3"/>
    <w:rsid w:val="00D1606D"/>
    <w:rsid w:val="00D16147"/>
    <w:rsid w:val="00D16227"/>
    <w:rsid w:val="00D16358"/>
    <w:rsid w:val="00D1661D"/>
    <w:rsid w:val="00D20066"/>
    <w:rsid w:val="00D212D8"/>
    <w:rsid w:val="00D22188"/>
    <w:rsid w:val="00D224F1"/>
    <w:rsid w:val="00D22721"/>
    <w:rsid w:val="00D230BF"/>
    <w:rsid w:val="00D231C8"/>
    <w:rsid w:val="00D240E4"/>
    <w:rsid w:val="00D30222"/>
    <w:rsid w:val="00D309FD"/>
    <w:rsid w:val="00D30F43"/>
    <w:rsid w:val="00D31662"/>
    <w:rsid w:val="00D3199D"/>
    <w:rsid w:val="00D32987"/>
    <w:rsid w:val="00D341E2"/>
    <w:rsid w:val="00D35B11"/>
    <w:rsid w:val="00D35B5B"/>
    <w:rsid w:val="00D40CC6"/>
    <w:rsid w:val="00D4157D"/>
    <w:rsid w:val="00D41783"/>
    <w:rsid w:val="00D43BA0"/>
    <w:rsid w:val="00D43FE1"/>
    <w:rsid w:val="00D45327"/>
    <w:rsid w:val="00D4556B"/>
    <w:rsid w:val="00D459C6"/>
    <w:rsid w:val="00D469B8"/>
    <w:rsid w:val="00D47E41"/>
    <w:rsid w:val="00D50ED3"/>
    <w:rsid w:val="00D514F9"/>
    <w:rsid w:val="00D553C5"/>
    <w:rsid w:val="00D55932"/>
    <w:rsid w:val="00D573C1"/>
    <w:rsid w:val="00D60B6F"/>
    <w:rsid w:val="00D61107"/>
    <w:rsid w:val="00D61A2F"/>
    <w:rsid w:val="00D62D81"/>
    <w:rsid w:val="00D644FD"/>
    <w:rsid w:val="00D65DEF"/>
    <w:rsid w:val="00D702E4"/>
    <w:rsid w:val="00D7096F"/>
    <w:rsid w:val="00D71001"/>
    <w:rsid w:val="00D715BD"/>
    <w:rsid w:val="00D715FD"/>
    <w:rsid w:val="00D7167E"/>
    <w:rsid w:val="00D720A4"/>
    <w:rsid w:val="00D72E5D"/>
    <w:rsid w:val="00D73B70"/>
    <w:rsid w:val="00D75C62"/>
    <w:rsid w:val="00D76CED"/>
    <w:rsid w:val="00D76FC6"/>
    <w:rsid w:val="00D77AC4"/>
    <w:rsid w:val="00D80557"/>
    <w:rsid w:val="00D80D11"/>
    <w:rsid w:val="00D8243C"/>
    <w:rsid w:val="00D852C5"/>
    <w:rsid w:val="00D85A96"/>
    <w:rsid w:val="00D861C2"/>
    <w:rsid w:val="00D862AA"/>
    <w:rsid w:val="00D8674F"/>
    <w:rsid w:val="00D90DDD"/>
    <w:rsid w:val="00D91DB7"/>
    <w:rsid w:val="00D9328F"/>
    <w:rsid w:val="00D95AE7"/>
    <w:rsid w:val="00D964EC"/>
    <w:rsid w:val="00D973E2"/>
    <w:rsid w:val="00D978DB"/>
    <w:rsid w:val="00D97B6F"/>
    <w:rsid w:val="00DA035E"/>
    <w:rsid w:val="00DA266F"/>
    <w:rsid w:val="00DA2D0F"/>
    <w:rsid w:val="00DA2EFA"/>
    <w:rsid w:val="00DA49A4"/>
    <w:rsid w:val="00DA4CEF"/>
    <w:rsid w:val="00DA631E"/>
    <w:rsid w:val="00DA63CF"/>
    <w:rsid w:val="00DA6F31"/>
    <w:rsid w:val="00DA7B8B"/>
    <w:rsid w:val="00DA7E90"/>
    <w:rsid w:val="00DB1F36"/>
    <w:rsid w:val="00DB20C3"/>
    <w:rsid w:val="00DB58B0"/>
    <w:rsid w:val="00DB690A"/>
    <w:rsid w:val="00DC180F"/>
    <w:rsid w:val="00DC2201"/>
    <w:rsid w:val="00DC2236"/>
    <w:rsid w:val="00DC39D5"/>
    <w:rsid w:val="00DC414A"/>
    <w:rsid w:val="00DC46D8"/>
    <w:rsid w:val="00DC567C"/>
    <w:rsid w:val="00DC581E"/>
    <w:rsid w:val="00DC59C5"/>
    <w:rsid w:val="00DC7D19"/>
    <w:rsid w:val="00DC7F69"/>
    <w:rsid w:val="00DD1F07"/>
    <w:rsid w:val="00DD1FFB"/>
    <w:rsid w:val="00DD2915"/>
    <w:rsid w:val="00DD35DF"/>
    <w:rsid w:val="00DD4FAB"/>
    <w:rsid w:val="00DD5240"/>
    <w:rsid w:val="00DD5ED2"/>
    <w:rsid w:val="00DD65A6"/>
    <w:rsid w:val="00DD6934"/>
    <w:rsid w:val="00DD6DD3"/>
    <w:rsid w:val="00DD6EF9"/>
    <w:rsid w:val="00DD7703"/>
    <w:rsid w:val="00DD7BC8"/>
    <w:rsid w:val="00DE1315"/>
    <w:rsid w:val="00DE19C0"/>
    <w:rsid w:val="00DE2F4B"/>
    <w:rsid w:val="00DE337E"/>
    <w:rsid w:val="00DE343C"/>
    <w:rsid w:val="00DE3C68"/>
    <w:rsid w:val="00DE482C"/>
    <w:rsid w:val="00DE6222"/>
    <w:rsid w:val="00DE6DFB"/>
    <w:rsid w:val="00DF06E1"/>
    <w:rsid w:val="00DF0FCD"/>
    <w:rsid w:val="00DF14A1"/>
    <w:rsid w:val="00DF1AF4"/>
    <w:rsid w:val="00DF275D"/>
    <w:rsid w:val="00DF2812"/>
    <w:rsid w:val="00DF350F"/>
    <w:rsid w:val="00DF3E3D"/>
    <w:rsid w:val="00DF4306"/>
    <w:rsid w:val="00DF5058"/>
    <w:rsid w:val="00DF5AC9"/>
    <w:rsid w:val="00DF6408"/>
    <w:rsid w:val="00DF68CB"/>
    <w:rsid w:val="00E00039"/>
    <w:rsid w:val="00E00084"/>
    <w:rsid w:val="00E0151D"/>
    <w:rsid w:val="00E015B2"/>
    <w:rsid w:val="00E026AA"/>
    <w:rsid w:val="00E02931"/>
    <w:rsid w:val="00E037E9"/>
    <w:rsid w:val="00E042AF"/>
    <w:rsid w:val="00E06040"/>
    <w:rsid w:val="00E063FC"/>
    <w:rsid w:val="00E068B9"/>
    <w:rsid w:val="00E109FE"/>
    <w:rsid w:val="00E13265"/>
    <w:rsid w:val="00E14912"/>
    <w:rsid w:val="00E17322"/>
    <w:rsid w:val="00E207AB"/>
    <w:rsid w:val="00E20A3F"/>
    <w:rsid w:val="00E21EEE"/>
    <w:rsid w:val="00E221AC"/>
    <w:rsid w:val="00E226F6"/>
    <w:rsid w:val="00E227A3"/>
    <w:rsid w:val="00E2382C"/>
    <w:rsid w:val="00E24639"/>
    <w:rsid w:val="00E25B03"/>
    <w:rsid w:val="00E260BC"/>
    <w:rsid w:val="00E26ACE"/>
    <w:rsid w:val="00E27747"/>
    <w:rsid w:val="00E27FBD"/>
    <w:rsid w:val="00E30511"/>
    <w:rsid w:val="00E31A8B"/>
    <w:rsid w:val="00E3273E"/>
    <w:rsid w:val="00E32748"/>
    <w:rsid w:val="00E32923"/>
    <w:rsid w:val="00E32B41"/>
    <w:rsid w:val="00E32DA4"/>
    <w:rsid w:val="00E33DF0"/>
    <w:rsid w:val="00E3432D"/>
    <w:rsid w:val="00E3488B"/>
    <w:rsid w:val="00E35287"/>
    <w:rsid w:val="00E35BB8"/>
    <w:rsid w:val="00E35E5C"/>
    <w:rsid w:val="00E35FEE"/>
    <w:rsid w:val="00E41E22"/>
    <w:rsid w:val="00E4216B"/>
    <w:rsid w:val="00E4399A"/>
    <w:rsid w:val="00E44B4E"/>
    <w:rsid w:val="00E4606D"/>
    <w:rsid w:val="00E46E4F"/>
    <w:rsid w:val="00E50148"/>
    <w:rsid w:val="00E50E05"/>
    <w:rsid w:val="00E5145C"/>
    <w:rsid w:val="00E51EAB"/>
    <w:rsid w:val="00E528BC"/>
    <w:rsid w:val="00E538F1"/>
    <w:rsid w:val="00E553E7"/>
    <w:rsid w:val="00E56E23"/>
    <w:rsid w:val="00E56F80"/>
    <w:rsid w:val="00E5718D"/>
    <w:rsid w:val="00E6082C"/>
    <w:rsid w:val="00E6091F"/>
    <w:rsid w:val="00E61D43"/>
    <w:rsid w:val="00E622F1"/>
    <w:rsid w:val="00E623E0"/>
    <w:rsid w:val="00E64B0B"/>
    <w:rsid w:val="00E64E91"/>
    <w:rsid w:val="00E6687C"/>
    <w:rsid w:val="00E67040"/>
    <w:rsid w:val="00E675C2"/>
    <w:rsid w:val="00E675D3"/>
    <w:rsid w:val="00E67C90"/>
    <w:rsid w:val="00E70B29"/>
    <w:rsid w:val="00E7162D"/>
    <w:rsid w:val="00E74A22"/>
    <w:rsid w:val="00E74BC7"/>
    <w:rsid w:val="00E75764"/>
    <w:rsid w:val="00E75C19"/>
    <w:rsid w:val="00E7707F"/>
    <w:rsid w:val="00E77D28"/>
    <w:rsid w:val="00E82368"/>
    <w:rsid w:val="00E85448"/>
    <w:rsid w:val="00E85F2D"/>
    <w:rsid w:val="00E87060"/>
    <w:rsid w:val="00E87843"/>
    <w:rsid w:val="00E90B31"/>
    <w:rsid w:val="00E90E71"/>
    <w:rsid w:val="00E9234B"/>
    <w:rsid w:val="00E923E8"/>
    <w:rsid w:val="00E92A60"/>
    <w:rsid w:val="00E92A7E"/>
    <w:rsid w:val="00E93211"/>
    <w:rsid w:val="00E95140"/>
    <w:rsid w:val="00E96D53"/>
    <w:rsid w:val="00E971F6"/>
    <w:rsid w:val="00E97310"/>
    <w:rsid w:val="00E97CB9"/>
    <w:rsid w:val="00E97EEE"/>
    <w:rsid w:val="00EA1846"/>
    <w:rsid w:val="00EA1849"/>
    <w:rsid w:val="00EA2393"/>
    <w:rsid w:val="00EA2942"/>
    <w:rsid w:val="00EA3E90"/>
    <w:rsid w:val="00EA6122"/>
    <w:rsid w:val="00EA6B4B"/>
    <w:rsid w:val="00EA6F3C"/>
    <w:rsid w:val="00EB00B7"/>
    <w:rsid w:val="00EB015E"/>
    <w:rsid w:val="00EB07F7"/>
    <w:rsid w:val="00EB0D38"/>
    <w:rsid w:val="00EB1302"/>
    <w:rsid w:val="00EB14A6"/>
    <w:rsid w:val="00EB289A"/>
    <w:rsid w:val="00EB3225"/>
    <w:rsid w:val="00EB61E3"/>
    <w:rsid w:val="00EB6F79"/>
    <w:rsid w:val="00EB77D1"/>
    <w:rsid w:val="00EC007B"/>
    <w:rsid w:val="00EC067E"/>
    <w:rsid w:val="00EC092C"/>
    <w:rsid w:val="00EC0AD3"/>
    <w:rsid w:val="00EC0E1C"/>
    <w:rsid w:val="00EC100A"/>
    <w:rsid w:val="00EC1C4C"/>
    <w:rsid w:val="00EC2BB1"/>
    <w:rsid w:val="00EC56CD"/>
    <w:rsid w:val="00EC5E44"/>
    <w:rsid w:val="00EC620E"/>
    <w:rsid w:val="00ED11E7"/>
    <w:rsid w:val="00ED2641"/>
    <w:rsid w:val="00ED4240"/>
    <w:rsid w:val="00ED4A82"/>
    <w:rsid w:val="00ED4CE1"/>
    <w:rsid w:val="00ED62B0"/>
    <w:rsid w:val="00EE1095"/>
    <w:rsid w:val="00EE3580"/>
    <w:rsid w:val="00EE3B0C"/>
    <w:rsid w:val="00EE3BCE"/>
    <w:rsid w:val="00EE3D36"/>
    <w:rsid w:val="00EE3E33"/>
    <w:rsid w:val="00EE45E2"/>
    <w:rsid w:val="00EE6A08"/>
    <w:rsid w:val="00EE6B03"/>
    <w:rsid w:val="00EF401E"/>
    <w:rsid w:val="00EF42AC"/>
    <w:rsid w:val="00EF5F4F"/>
    <w:rsid w:val="00EF6F7E"/>
    <w:rsid w:val="00EF73B3"/>
    <w:rsid w:val="00EF7884"/>
    <w:rsid w:val="00EF7CD5"/>
    <w:rsid w:val="00EF7D7A"/>
    <w:rsid w:val="00F00588"/>
    <w:rsid w:val="00F00D61"/>
    <w:rsid w:val="00F0136C"/>
    <w:rsid w:val="00F018E7"/>
    <w:rsid w:val="00F0282A"/>
    <w:rsid w:val="00F03697"/>
    <w:rsid w:val="00F04213"/>
    <w:rsid w:val="00F04539"/>
    <w:rsid w:val="00F05BB7"/>
    <w:rsid w:val="00F05BDD"/>
    <w:rsid w:val="00F05C96"/>
    <w:rsid w:val="00F06654"/>
    <w:rsid w:val="00F06BA5"/>
    <w:rsid w:val="00F07870"/>
    <w:rsid w:val="00F07C56"/>
    <w:rsid w:val="00F10724"/>
    <w:rsid w:val="00F117B5"/>
    <w:rsid w:val="00F11F6D"/>
    <w:rsid w:val="00F12193"/>
    <w:rsid w:val="00F1329A"/>
    <w:rsid w:val="00F1329B"/>
    <w:rsid w:val="00F20281"/>
    <w:rsid w:val="00F2107F"/>
    <w:rsid w:val="00F21105"/>
    <w:rsid w:val="00F22461"/>
    <w:rsid w:val="00F22930"/>
    <w:rsid w:val="00F22EF6"/>
    <w:rsid w:val="00F23F06"/>
    <w:rsid w:val="00F24645"/>
    <w:rsid w:val="00F2487C"/>
    <w:rsid w:val="00F2693D"/>
    <w:rsid w:val="00F26EEE"/>
    <w:rsid w:val="00F27E42"/>
    <w:rsid w:val="00F30FED"/>
    <w:rsid w:val="00F317F5"/>
    <w:rsid w:val="00F31954"/>
    <w:rsid w:val="00F329B7"/>
    <w:rsid w:val="00F3429F"/>
    <w:rsid w:val="00F34CC7"/>
    <w:rsid w:val="00F35BA3"/>
    <w:rsid w:val="00F3710F"/>
    <w:rsid w:val="00F374D5"/>
    <w:rsid w:val="00F404A1"/>
    <w:rsid w:val="00F41476"/>
    <w:rsid w:val="00F446C0"/>
    <w:rsid w:val="00F454D5"/>
    <w:rsid w:val="00F45C13"/>
    <w:rsid w:val="00F45D40"/>
    <w:rsid w:val="00F461AA"/>
    <w:rsid w:val="00F463E7"/>
    <w:rsid w:val="00F46BEC"/>
    <w:rsid w:val="00F477E8"/>
    <w:rsid w:val="00F47806"/>
    <w:rsid w:val="00F51239"/>
    <w:rsid w:val="00F51631"/>
    <w:rsid w:val="00F523F3"/>
    <w:rsid w:val="00F52FB9"/>
    <w:rsid w:val="00F534D9"/>
    <w:rsid w:val="00F53AB9"/>
    <w:rsid w:val="00F53FE5"/>
    <w:rsid w:val="00F56934"/>
    <w:rsid w:val="00F574F0"/>
    <w:rsid w:val="00F60F94"/>
    <w:rsid w:val="00F61358"/>
    <w:rsid w:val="00F61A8A"/>
    <w:rsid w:val="00F62F9A"/>
    <w:rsid w:val="00F63B85"/>
    <w:rsid w:val="00F64C3F"/>
    <w:rsid w:val="00F66EE6"/>
    <w:rsid w:val="00F722DA"/>
    <w:rsid w:val="00F731F2"/>
    <w:rsid w:val="00F74AEE"/>
    <w:rsid w:val="00F761CA"/>
    <w:rsid w:val="00F769DF"/>
    <w:rsid w:val="00F76AB2"/>
    <w:rsid w:val="00F822F0"/>
    <w:rsid w:val="00F82942"/>
    <w:rsid w:val="00F829DA"/>
    <w:rsid w:val="00F83B45"/>
    <w:rsid w:val="00F83DCB"/>
    <w:rsid w:val="00F85AC4"/>
    <w:rsid w:val="00F869F6"/>
    <w:rsid w:val="00F91C7B"/>
    <w:rsid w:val="00F92C39"/>
    <w:rsid w:val="00F961EC"/>
    <w:rsid w:val="00F977FC"/>
    <w:rsid w:val="00F97BBE"/>
    <w:rsid w:val="00FA1182"/>
    <w:rsid w:val="00FA1EA6"/>
    <w:rsid w:val="00FA25F1"/>
    <w:rsid w:val="00FA3059"/>
    <w:rsid w:val="00FA367F"/>
    <w:rsid w:val="00FA368D"/>
    <w:rsid w:val="00FA4179"/>
    <w:rsid w:val="00FA4DF9"/>
    <w:rsid w:val="00FA6008"/>
    <w:rsid w:val="00FA6215"/>
    <w:rsid w:val="00FA7541"/>
    <w:rsid w:val="00FA7A1F"/>
    <w:rsid w:val="00FB0385"/>
    <w:rsid w:val="00FB162A"/>
    <w:rsid w:val="00FB1E3F"/>
    <w:rsid w:val="00FB3D31"/>
    <w:rsid w:val="00FB678B"/>
    <w:rsid w:val="00FB699D"/>
    <w:rsid w:val="00FB6DE4"/>
    <w:rsid w:val="00FB6E28"/>
    <w:rsid w:val="00FC03C0"/>
    <w:rsid w:val="00FC0593"/>
    <w:rsid w:val="00FC0AAF"/>
    <w:rsid w:val="00FC0B30"/>
    <w:rsid w:val="00FC1084"/>
    <w:rsid w:val="00FC1B74"/>
    <w:rsid w:val="00FC3FD6"/>
    <w:rsid w:val="00FC7B21"/>
    <w:rsid w:val="00FD0975"/>
    <w:rsid w:val="00FD1F25"/>
    <w:rsid w:val="00FD559D"/>
    <w:rsid w:val="00FD5706"/>
    <w:rsid w:val="00FD68A8"/>
    <w:rsid w:val="00FD6A43"/>
    <w:rsid w:val="00FD6CC7"/>
    <w:rsid w:val="00FE0343"/>
    <w:rsid w:val="00FE1557"/>
    <w:rsid w:val="00FE2423"/>
    <w:rsid w:val="00FE31EF"/>
    <w:rsid w:val="00FE37AB"/>
    <w:rsid w:val="00FE4875"/>
    <w:rsid w:val="00FE4F77"/>
    <w:rsid w:val="00FE611B"/>
    <w:rsid w:val="00FE7852"/>
    <w:rsid w:val="00FE7DED"/>
    <w:rsid w:val="00FF19F8"/>
    <w:rsid w:val="00FF1AEA"/>
    <w:rsid w:val="00FF26B4"/>
    <w:rsid w:val="00FF27B4"/>
    <w:rsid w:val="00FF2896"/>
    <w:rsid w:val="00FF3142"/>
    <w:rsid w:val="00FF696A"/>
    <w:rsid w:val="00FF6BE9"/>
    <w:rsid w:val="00FF6C35"/>
    <w:rsid w:val="00FF7D72"/>
    <w:rsid w:val="64E46467"/>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ocked="1"/>
    <w:lsdException w:qFormat="1" w:unhideWhenUsed="0" w:uiPriority="39" w:semiHidden="0" w:name="toc 5" w:locked="1"/>
    <w:lsdException w:qFormat="1" w:uiPriority="39" w:semiHidden="0" w:name="toc 6" w:locked="1"/>
    <w:lsdException w:qFormat="1" w:uiPriority="39" w:semiHidden="0" w:name="toc 7" w:locked="1"/>
    <w:lsdException w:qFormat="1" w:uiPriority="39" w:semiHidden="0" w:name="toc 8" w:locked="1"/>
    <w:lsdException w:qFormat="1" w:uiPriority="39" w:semiHidden="0" w:name="toc 9" w:locked="1"/>
    <w:lsdException w:uiPriority="99" w:name="Normal Indent"/>
    <w:lsdException w:uiPriority="99" w:name="footnote text"/>
    <w:lsdException w:qFormat="1" w:unhideWhenUsed="0" w:uiPriority="99" w:semiHidden="0" w:name="annotation text"/>
    <w:lsdException w:qFormat="1" w:unhideWhenUsed="0" w:uiPriority="99" w:semiHidden="0" w:name="header"/>
    <w:lsdException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qFormat="1" w:unhideWhenUsed="0"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uiPriority="1" w:name="Default Paragraph Font"/>
    <w:lsdException w:qFormat="1" w:unhideWhenUsed="0"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0" w:semiHidden="0" w:name="Strong" w:locked="1"/>
    <w:lsdException w:qFormat="1" w:unhideWhenUsed="0" w:uiPriority="0" w:semiHidden="0" w:name="Emphasis" w:locked="1"/>
    <w:lsdException w:qFormat="1" w:unhideWhenUsed="0" w:uiPriority="99" w:name="Document Map"/>
    <w:lsdException w:qFormat="1" w:unhideWhenUsed="0" w:uiPriority="99"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name="Balloon Text"/>
    <w:lsdException w:qFormat="1" w:unhideWhenUsed="0" w:uiPriority="0" w:semiHidden="0" w:name="Table Grid" w:locked="1"/>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overflowPunct w:val="0"/>
      <w:autoSpaceDE w:val="0"/>
      <w:autoSpaceDN w:val="0"/>
      <w:adjustRightInd w:val="0"/>
      <w:spacing w:after="120"/>
      <w:textAlignment w:val="baseline"/>
    </w:pPr>
    <w:rPr>
      <w:rFonts w:ascii="Arial" w:hAnsi="Arial" w:eastAsia="宋体" w:cs="Times New Roman"/>
      <w:lang w:val="en-US" w:eastAsia="en-US" w:bidi="ar-SA"/>
    </w:rPr>
  </w:style>
  <w:style w:type="paragraph" w:styleId="2">
    <w:name w:val="heading 1"/>
    <w:basedOn w:val="1"/>
    <w:next w:val="1"/>
    <w:link w:val="34"/>
    <w:qFormat/>
    <w:uiPriority w:val="99"/>
    <w:pPr>
      <w:keepNext/>
      <w:keepLines/>
      <w:widowControl w:val="0"/>
      <w:numPr>
        <w:ilvl w:val="0"/>
        <w:numId w:val="1"/>
      </w:numPr>
      <w:suppressAutoHyphens/>
      <w:overflowPunct/>
      <w:autoSpaceDE/>
      <w:autoSpaceDN/>
      <w:adjustRightInd/>
      <w:snapToGrid w:val="0"/>
      <w:spacing w:before="156" w:after="156"/>
      <w:textAlignment w:val="auto"/>
      <w:outlineLvl w:val="0"/>
    </w:pPr>
    <w:rPr>
      <w:rFonts w:ascii="Times New Roman" w:hAnsi="Times New Roman"/>
      <w:b/>
      <w:kern w:val="28"/>
      <w:sz w:val="32"/>
      <w:lang w:eastAsia="zh-CN"/>
    </w:rPr>
  </w:style>
  <w:style w:type="paragraph" w:styleId="3">
    <w:name w:val="heading 2"/>
    <w:basedOn w:val="1"/>
    <w:next w:val="1"/>
    <w:link w:val="35"/>
    <w:qFormat/>
    <w:uiPriority w:val="0"/>
    <w:pPr>
      <w:keepNext/>
      <w:keepLines/>
      <w:widowControl w:val="0"/>
      <w:numPr>
        <w:ilvl w:val="1"/>
        <w:numId w:val="1"/>
      </w:numPr>
      <w:suppressAutoHyphens/>
      <w:overflowPunct/>
      <w:autoSpaceDE/>
      <w:autoSpaceDN/>
      <w:adjustRightInd/>
      <w:snapToGrid w:val="0"/>
      <w:spacing w:before="156" w:after="156"/>
      <w:textAlignment w:val="auto"/>
      <w:outlineLvl w:val="1"/>
    </w:pPr>
    <w:rPr>
      <w:rFonts w:ascii="Times New Roman" w:hAnsi="Times New Roman"/>
      <w:b/>
      <w:sz w:val="28"/>
      <w:lang w:eastAsia="zh-CN"/>
    </w:rPr>
  </w:style>
  <w:style w:type="paragraph" w:styleId="4">
    <w:name w:val="heading 3"/>
    <w:basedOn w:val="1"/>
    <w:next w:val="1"/>
    <w:link w:val="36"/>
    <w:qFormat/>
    <w:uiPriority w:val="0"/>
    <w:pPr>
      <w:keepNext/>
      <w:numPr>
        <w:ilvl w:val="2"/>
        <w:numId w:val="1"/>
      </w:numPr>
      <w:spacing w:after="0"/>
      <w:outlineLvl w:val="2"/>
    </w:pPr>
    <w:rPr>
      <w:rFonts w:ascii="Times New Roman" w:hAnsi="Times New Roman"/>
      <w:b/>
      <w:sz w:val="28"/>
      <w:lang w:eastAsia="zh-CN"/>
    </w:rPr>
  </w:style>
  <w:style w:type="paragraph" w:styleId="5">
    <w:name w:val="heading 4"/>
    <w:basedOn w:val="1"/>
    <w:next w:val="1"/>
    <w:link w:val="37"/>
    <w:qFormat/>
    <w:uiPriority w:val="0"/>
    <w:pPr>
      <w:keepNext/>
      <w:numPr>
        <w:ilvl w:val="3"/>
        <w:numId w:val="1"/>
      </w:numPr>
      <w:spacing w:after="60"/>
      <w:outlineLvl w:val="3"/>
    </w:pPr>
    <w:rPr>
      <w:rFonts w:ascii="Times New Roman" w:hAnsi="Times New Roman"/>
      <w:b/>
      <w:iCs/>
      <w:sz w:val="24"/>
    </w:rPr>
  </w:style>
  <w:style w:type="paragraph" w:styleId="6">
    <w:name w:val="heading 5"/>
    <w:basedOn w:val="1"/>
    <w:next w:val="1"/>
    <w:link w:val="38"/>
    <w:qFormat/>
    <w:uiPriority w:val="0"/>
    <w:pPr>
      <w:numPr>
        <w:ilvl w:val="4"/>
        <w:numId w:val="1"/>
      </w:numPr>
      <w:spacing w:before="240" w:after="60"/>
      <w:outlineLvl w:val="4"/>
    </w:pPr>
    <w:rPr>
      <w:sz w:val="22"/>
      <w:lang w:val="da-DK"/>
    </w:rPr>
  </w:style>
  <w:style w:type="paragraph" w:styleId="7">
    <w:name w:val="heading 6"/>
    <w:basedOn w:val="1"/>
    <w:next w:val="1"/>
    <w:link w:val="39"/>
    <w:qFormat/>
    <w:uiPriority w:val="0"/>
    <w:pPr>
      <w:numPr>
        <w:ilvl w:val="5"/>
        <w:numId w:val="1"/>
      </w:numPr>
      <w:spacing w:before="240" w:after="60"/>
      <w:outlineLvl w:val="5"/>
    </w:pPr>
    <w:rPr>
      <w:i/>
      <w:sz w:val="22"/>
      <w:lang w:val="da-DK"/>
    </w:rPr>
  </w:style>
  <w:style w:type="paragraph" w:styleId="8">
    <w:name w:val="heading 7"/>
    <w:basedOn w:val="1"/>
    <w:next w:val="1"/>
    <w:link w:val="40"/>
    <w:qFormat/>
    <w:uiPriority w:val="0"/>
    <w:pPr>
      <w:numPr>
        <w:ilvl w:val="6"/>
        <w:numId w:val="1"/>
      </w:numPr>
      <w:spacing w:before="240" w:after="60"/>
      <w:outlineLvl w:val="6"/>
    </w:pPr>
  </w:style>
  <w:style w:type="paragraph" w:styleId="9">
    <w:name w:val="heading 8"/>
    <w:basedOn w:val="1"/>
    <w:next w:val="1"/>
    <w:link w:val="41"/>
    <w:qFormat/>
    <w:uiPriority w:val="99"/>
    <w:pPr>
      <w:numPr>
        <w:ilvl w:val="7"/>
        <w:numId w:val="1"/>
      </w:numPr>
      <w:spacing w:before="240" w:after="60"/>
      <w:outlineLvl w:val="7"/>
    </w:pPr>
    <w:rPr>
      <w:i/>
    </w:rPr>
  </w:style>
  <w:style w:type="paragraph" w:styleId="10">
    <w:name w:val="heading 9"/>
    <w:basedOn w:val="1"/>
    <w:next w:val="1"/>
    <w:link w:val="42"/>
    <w:qFormat/>
    <w:uiPriority w:val="99"/>
    <w:pPr>
      <w:numPr>
        <w:ilvl w:val="8"/>
        <w:numId w:val="1"/>
      </w:numPr>
      <w:spacing w:before="240" w:after="60"/>
      <w:outlineLvl w:val="8"/>
    </w:pPr>
    <w:rPr>
      <w:i/>
      <w:sz w:val="18"/>
    </w:rPr>
  </w:style>
  <w:style w:type="character" w:default="1" w:styleId="29">
    <w:name w:val="Default Paragraph Font"/>
    <w:unhideWhenUsed/>
    <w:uiPriority w:val="1"/>
  </w:style>
  <w:style w:type="table" w:default="1" w:styleId="32">
    <w:name w:val="Normal Table"/>
    <w:unhideWhenUsed/>
    <w:qFormat/>
    <w:uiPriority w:val="99"/>
    <w:tblPr>
      <w:tblLayout w:type="fixed"/>
      <w:tblCellMar>
        <w:top w:w="0" w:type="dxa"/>
        <w:left w:w="108" w:type="dxa"/>
        <w:bottom w:w="0" w:type="dxa"/>
        <w:right w:w="108" w:type="dxa"/>
      </w:tblCellMar>
    </w:tblPr>
  </w:style>
  <w:style w:type="paragraph" w:styleId="11">
    <w:name w:val="annotation subject"/>
    <w:basedOn w:val="12"/>
    <w:next w:val="12"/>
    <w:link w:val="61"/>
    <w:semiHidden/>
    <w:qFormat/>
    <w:uiPriority w:val="99"/>
    <w:rPr>
      <w:b/>
      <w:bCs/>
    </w:rPr>
  </w:style>
  <w:style w:type="paragraph" w:styleId="12">
    <w:name w:val="annotation text"/>
    <w:basedOn w:val="1"/>
    <w:link w:val="60"/>
    <w:qFormat/>
    <w:uiPriority w:val="99"/>
  </w:style>
  <w:style w:type="paragraph" w:styleId="13">
    <w:name w:val="toc 7"/>
    <w:basedOn w:val="1"/>
    <w:next w:val="1"/>
    <w:unhideWhenUsed/>
    <w:qFormat/>
    <w:locked/>
    <w:uiPriority w:val="39"/>
    <w:pPr>
      <w:spacing w:after="0"/>
      <w:ind w:left="1200"/>
    </w:pPr>
    <w:rPr>
      <w:rFonts w:ascii="Calibri" w:hAnsi="Calibri" w:cs="Calibri"/>
      <w:sz w:val="18"/>
      <w:szCs w:val="18"/>
    </w:rPr>
  </w:style>
  <w:style w:type="paragraph" w:styleId="14">
    <w:name w:val="Document Map"/>
    <w:basedOn w:val="1"/>
    <w:link w:val="59"/>
    <w:semiHidden/>
    <w:qFormat/>
    <w:uiPriority w:val="99"/>
    <w:rPr>
      <w:rFonts w:ascii="宋体"/>
      <w:sz w:val="18"/>
      <w:szCs w:val="18"/>
    </w:rPr>
  </w:style>
  <w:style w:type="paragraph" w:styleId="15">
    <w:name w:val="Body Text"/>
    <w:basedOn w:val="1"/>
    <w:link w:val="44"/>
    <w:semiHidden/>
    <w:qFormat/>
    <w:uiPriority w:val="99"/>
  </w:style>
  <w:style w:type="paragraph" w:styleId="16">
    <w:name w:val="toc 5"/>
    <w:basedOn w:val="1"/>
    <w:next w:val="1"/>
    <w:qFormat/>
    <w:locked/>
    <w:uiPriority w:val="39"/>
    <w:pPr>
      <w:spacing w:after="0"/>
      <w:ind w:left="800"/>
    </w:pPr>
    <w:rPr>
      <w:rFonts w:ascii="Calibri" w:hAnsi="Calibri" w:cs="Calibri"/>
      <w:sz w:val="18"/>
      <w:szCs w:val="18"/>
    </w:rPr>
  </w:style>
  <w:style w:type="paragraph" w:styleId="17">
    <w:name w:val="toc 3"/>
    <w:basedOn w:val="1"/>
    <w:next w:val="1"/>
    <w:qFormat/>
    <w:uiPriority w:val="39"/>
    <w:pPr>
      <w:spacing w:after="0"/>
      <w:ind w:left="400"/>
    </w:pPr>
    <w:rPr>
      <w:rFonts w:ascii="Calibri" w:hAnsi="Calibri" w:cs="Calibri"/>
      <w:iCs/>
    </w:rPr>
  </w:style>
  <w:style w:type="paragraph" w:styleId="18">
    <w:name w:val="Plain Text"/>
    <w:basedOn w:val="1"/>
    <w:link w:val="49"/>
    <w:qFormat/>
    <w:uiPriority w:val="99"/>
    <w:pPr>
      <w:widowControl w:val="0"/>
      <w:overflowPunct/>
      <w:autoSpaceDE/>
      <w:autoSpaceDN/>
      <w:adjustRightInd/>
      <w:spacing w:after="0"/>
      <w:textAlignment w:val="auto"/>
    </w:pPr>
    <w:rPr>
      <w:rFonts w:ascii="Calibri" w:hAnsi="Courier New" w:cs="Courier New"/>
      <w:kern w:val="2"/>
      <w:sz w:val="28"/>
      <w:szCs w:val="21"/>
      <w:lang w:eastAsia="zh-CN"/>
    </w:rPr>
  </w:style>
  <w:style w:type="paragraph" w:styleId="19">
    <w:name w:val="toc 8"/>
    <w:basedOn w:val="1"/>
    <w:next w:val="1"/>
    <w:unhideWhenUsed/>
    <w:qFormat/>
    <w:locked/>
    <w:uiPriority w:val="39"/>
    <w:pPr>
      <w:spacing w:after="0"/>
      <w:ind w:left="1400"/>
    </w:pPr>
    <w:rPr>
      <w:rFonts w:ascii="Calibri" w:hAnsi="Calibri" w:cs="Calibri"/>
      <w:sz w:val="18"/>
      <w:szCs w:val="18"/>
    </w:rPr>
  </w:style>
  <w:style w:type="paragraph" w:styleId="20">
    <w:name w:val="Balloon Text"/>
    <w:basedOn w:val="1"/>
    <w:link w:val="52"/>
    <w:semiHidden/>
    <w:qFormat/>
    <w:uiPriority w:val="99"/>
    <w:pPr>
      <w:spacing w:after="0"/>
    </w:pPr>
    <w:rPr>
      <w:sz w:val="18"/>
      <w:szCs w:val="18"/>
    </w:rPr>
  </w:style>
  <w:style w:type="paragraph" w:styleId="21">
    <w:name w:val="footer"/>
    <w:basedOn w:val="1"/>
    <w:link w:val="51"/>
    <w:uiPriority w:val="99"/>
    <w:pPr>
      <w:tabs>
        <w:tab w:val="center" w:pos="4153"/>
        <w:tab w:val="right" w:pos="8306"/>
      </w:tabs>
      <w:snapToGrid w:val="0"/>
    </w:pPr>
    <w:rPr>
      <w:sz w:val="18"/>
      <w:szCs w:val="18"/>
    </w:rPr>
  </w:style>
  <w:style w:type="paragraph" w:styleId="22">
    <w:name w:val="header"/>
    <w:basedOn w:val="1"/>
    <w:link w:val="50"/>
    <w:qFormat/>
    <w:uiPriority w:val="99"/>
    <w:pPr>
      <w:pBdr>
        <w:bottom w:val="single" w:color="auto" w:sz="6" w:space="1"/>
      </w:pBdr>
      <w:tabs>
        <w:tab w:val="center" w:pos="4153"/>
        <w:tab w:val="right" w:pos="8306"/>
      </w:tabs>
      <w:snapToGrid w:val="0"/>
      <w:jc w:val="center"/>
    </w:pPr>
    <w:rPr>
      <w:sz w:val="18"/>
      <w:szCs w:val="18"/>
    </w:rPr>
  </w:style>
  <w:style w:type="paragraph" w:styleId="23">
    <w:name w:val="toc 1"/>
    <w:basedOn w:val="1"/>
    <w:next w:val="1"/>
    <w:qFormat/>
    <w:uiPriority w:val="39"/>
    <w:pPr>
      <w:spacing w:before="120"/>
    </w:pPr>
    <w:rPr>
      <w:rFonts w:ascii="Calibri" w:hAnsi="Calibri" w:cs="Calibri"/>
      <w:b/>
      <w:bCs/>
      <w:caps/>
    </w:rPr>
  </w:style>
  <w:style w:type="paragraph" w:styleId="24">
    <w:name w:val="toc 4"/>
    <w:basedOn w:val="1"/>
    <w:next w:val="1"/>
    <w:qFormat/>
    <w:locked/>
    <w:uiPriority w:val="39"/>
    <w:pPr>
      <w:spacing w:after="0"/>
      <w:ind w:left="600"/>
    </w:pPr>
    <w:rPr>
      <w:rFonts w:ascii="Calibri" w:hAnsi="Calibri" w:cs="Calibri"/>
      <w:sz w:val="18"/>
      <w:szCs w:val="18"/>
    </w:rPr>
  </w:style>
  <w:style w:type="paragraph" w:styleId="25">
    <w:name w:val="toc 6"/>
    <w:basedOn w:val="1"/>
    <w:next w:val="1"/>
    <w:unhideWhenUsed/>
    <w:qFormat/>
    <w:locked/>
    <w:uiPriority w:val="39"/>
    <w:pPr>
      <w:spacing w:after="0"/>
      <w:ind w:left="1000"/>
    </w:pPr>
    <w:rPr>
      <w:rFonts w:ascii="Calibri" w:hAnsi="Calibri" w:cs="Calibri"/>
      <w:sz w:val="18"/>
      <w:szCs w:val="18"/>
    </w:rPr>
  </w:style>
  <w:style w:type="paragraph" w:styleId="26">
    <w:name w:val="toc 2"/>
    <w:basedOn w:val="1"/>
    <w:next w:val="1"/>
    <w:qFormat/>
    <w:uiPriority w:val="39"/>
    <w:pPr>
      <w:spacing w:after="0"/>
      <w:ind w:left="200"/>
    </w:pPr>
    <w:rPr>
      <w:rFonts w:ascii="Calibri" w:hAnsi="Calibri" w:cs="Calibri"/>
      <w:smallCaps/>
    </w:rPr>
  </w:style>
  <w:style w:type="paragraph" w:styleId="27">
    <w:name w:val="toc 9"/>
    <w:basedOn w:val="1"/>
    <w:next w:val="1"/>
    <w:unhideWhenUsed/>
    <w:qFormat/>
    <w:locked/>
    <w:uiPriority w:val="39"/>
    <w:pPr>
      <w:spacing w:after="0"/>
      <w:ind w:left="1600"/>
    </w:pPr>
    <w:rPr>
      <w:rFonts w:ascii="Calibri" w:hAnsi="Calibri" w:cs="Calibri"/>
      <w:sz w:val="18"/>
      <w:szCs w:val="18"/>
    </w:rPr>
  </w:style>
  <w:style w:type="paragraph" w:styleId="28">
    <w:name w:val="Normal (Web)"/>
    <w:basedOn w:val="1"/>
    <w:unhideWhenUsed/>
    <w:qFormat/>
    <w:uiPriority w:val="99"/>
    <w:pPr>
      <w:overflowPunct/>
      <w:autoSpaceDE/>
      <w:autoSpaceDN/>
      <w:adjustRightInd/>
      <w:spacing w:before="100" w:beforeAutospacing="1" w:after="100" w:afterAutospacing="1"/>
      <w:textAlignment w:val="auto"/>
    </w:pPr>
    <w:rPr>
      <w:rFonts w:ascii="宋体" w:hAnsi="宋体" w:cs="宋体"/>
      <w:sz w:val="24"/>
      <w:szCs w:val="24"/>
      <w:lang w:eastAsia="zh-CN"/>
    </w:rPr>
  </w:style>
  <w:style w:type="character" w:styleId="30">
    <w:name w:val="Hyperlink"/>
    <w:basedOn w:val="29"/>
    <w:qFormat/>
    <w:uiPriority w:val="99"/>
    <w:rPr>
      <w:rFonts w:cs="Times New Roman"/>
      <w:color w:val="0000FF"/>
      <w:u w:val="single"/>
    </w:rPr>
  </w:style>
  <w:style w:type="character" w:styleId="31">
    <w:name w:val="annotation reference"/>
    <w:basedOn w:val="29"/>
    <w:qFormat/>
    <w:uiPriority w:val="99"/>
    <w:rPr>
      <w:rFonts w:cs="Times New Roman"/>
      <w:sz w:val="21"/>
      <w:szCs w:val="21"/>
    </w:rPr>
  </w:style>
  <w:style w:type="table" w:styleId="33">
    <w:name w:val="Table Grid"/>
    <w:basedOn w:val="32"/>
    <w:qFormat/>
    <w:locked/>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style>
  <w:style w:type="character" w:customStyle="1" w:styleId="34">
    <w:name w:val="标题 1 Char"/>
    <w:basedOn w:val="29"/>
    <w:link w:val="2"/>
    <w:qFormat/>
    <w:locked/>
    <w:uiPriority w:val="99"/>
    <w:rPr>
      <w:rFonts w:ascii="Times New Roman" w:hAnsi="Times New Roman"/>
      <w:b/>
      <w:kern w:val="28"/>
      <w:sz w:val="32"/>
    </w:rPr>
  </w:style>
  <w:style w:type="character" w:customStyle="1" w:styleId="35">
    <w:name w:val="标题 2 Char"/>
    <w:basedOn w:val="29"/>
    <w:link w:val="3"/>
    <w:qFormat/>
    <w:locked/>
    <w:uiPriority w:val="0"/>
    <w:rPr>
      <w:rFonts w:ascii="Times New Roman" w:hAnsi="Times New Roman"/>
      <w:b/>
      <w:sz w:val="28"/>
    </w:rPr>
  </w:style>
  <w:style w:type="character" w:customStyle="1" w:styleId="36">
    <w:name w:val="标题 3 Char"/>
    <w:basedOn w:val="29"/>
    <w:link w:val="4"/>
    <w:locked/>
    <w:uiPriority w:val="0"/>
    <w:rPr>
      <w:rFonts w:ascii="Times New Roman" w:hAnsi="Times New Roman"/>
      <w:b/>
      <w:sz w:val="28"/>
    </w:rPr>
  </w:style>
  <w:style w:type="character" w:customStyle="1" w:styleId="37">
    <w:name w:val="标题 4 Char"/>
    <w:basedOn w:val="29"/>
    <w:link w:val="5"/>
    <w:qFormat/>
    <w:locked/>
    <w:uiPriority w:val="0"/>
    <w:rPr>
      <w:rFonts w:ascii="Times New Roman" w:hAnsi="Times New Roman"/>
      <w:b/>
      <w:iCs/>
      <w:sz w:val="24"/>
      <w:lang w:eastAsia="en-US"/>
    </w:rPr>
  </w:style>
  <w:style w:type="character" w:customStyle="1" w:styleId="38">
    <w:name w:val="标题 5 Char"/>
    <w:basedOn w:val="29"/>
    <w:link w:val="6"/>
    <w:qFormat/>
    <w:locked/>
    <w:uiPriority w:val="0"/>
    <w:rPr>
      <w:rFonts w:ascii="Arial" w:hAnsi="Arial"/>
      <w:sz w:val="22"/>
      <w:lang w:val="da-DK" w:eastAsia="en-US"/>
    </w:rPr>
  </w:style>
  <w:style w:type="character" w:customStyle="1" w:styleId="39">
    <w:name w:val="标题 6 Char"/>
    <w:basedOn w:val="29"/>
    <w:link w:val="7"/>
    <w:qFormat/>
    <w:locked/>
    <w:uiPriority w:val="0"/>
    <w:rPr>
      <w:rFonts w:ascii="Arial" w:hAnsi="Arial"/>
      <w:i/>
      <w:sz w:val="22"/>
      <w:lang w:val="da-DK" w:eastAsia="en-US"/>
    </w:rPr>
  </w:style>
  <w:style w:type="character" w:customStyle="1" w:styleId="40">
    <w:name w:val="标题 7 Char"/>
    <w:basedOn w:val="29"/>
    <w:link w:val="8"/>
    <w:qFormat/>
    <w:locked/>
    <w:uiPriority w:val="0"/>
    <w:rPr>
      <w:rFonts w:ascii="Arial" w:hAnsi="Arial"/>
      <w:lang w:eastAsia="en-US"/>
    </w:rPr>
  </w:style>
  <w:style w:type="character" w:customStyle="1" w:styleId="41">
    <w:name w:val="标题 8 Char"/>
    <w:basedOn w:val="29"/>
    <w:link w:val="9"/>
    <w:qFormat/>
    <w:locked/>
    <w:uiPriority w:val="99"/>
    <w:rPr>
      <w:rFonts w:ascii="Arial" w:hAnsi="Arial"/>
      <w:i/>
      <w:lang w:eastAsia="en-US"/>
    </w:rPr>
  </w:style>
  <w:style w:type="character" w:customStyle="1" w:styleId="42">
    <w:name w:val="标题 9 Char"/>
    <w:basedOn w:val="29"/>
    <w:link w:val="10"/>
    <w:qFormat/>
    <w:locked/>
    <w:uiPriority w:val="99"/>
    <w:rPr>
      <w:rFonts w:ascii="Arial" w:hAnsi="Arial"/>
      <w:i/>
      <w:sz w:val="18"/>
      <w:lang w:eastAsia="en-US"/>
    </w:rPr>
  </w:style>
  <w:style w:type="paragraph" w:customStyle="1" w:styleId="43">
    <w:name w:val="Table Text"/>
    <w:basedOn w:val="15"/>
    <w:qFormat/>
    <w:uiPriority w:val="99"/>
    <w:pPr>
      <w:spacing w:after="0"/>
      <w:ind w:left="28" w:right="28"/>
    </w:pPr>
  </w:style>
  <w:style w:type="character" w:customStyle="1" w:styleId="44">
    <w:name w:val="正文文本 Char"/>
    <w:basedOn w:val="29"/>
    <w:link w:val="15"/>
    <w:semiHidden/>
    <w:qFormat/>
    <w:locked/>
    <w:uiPriority w:val="99"/>
    <w:rPr>
      <w:rFonts w:ascii="Arial" w:hAnsi="Arial" w:eastAsia="宋体" w:cs="Times New Roman"/>
      <w:kern w:val="0"/>
      <w:sz w:val="20"/>
      <w:szCs w:val="20"/>
      <w:lang w:eastAsia="en-US"/>
    </w:rPr>
  </w:style>
  <w:style w:type="paragraph" w:customStyle="1" w:styleId="45">
    <w:name w:val="Italicized Table Text"/>
    <w:basedOn w:val="1"/>
    <w:qFormat/>
    <w:uiPriority w:val="99"/>
    <w:pPr>
      <w:widowControl w:val="0"/>
      <w:overflowPunct/>
      <w:spacing w:after="0"/>
      <w:textAlignment w:val="auto"/>
    </w:pPr>
    <w:rPr>
      <w:rFonts w:cs="Arial"/>
      <w:i/>
      <w:iCs/>
    </w:rPr>
  </w:style>
  <w:style w:type="paragraph" w:customStyle="1" w:styleId="46">
    <w:name w:val="Table Space"/>
    <w:basedOn w:val="1"/>
    <w:qFormat/>
    <w:uiPriority w:val="99"/>
    <w:pPr>
      <w:widowControl w:val="0"/>
      <w:overflowPunct/>
      <w:spacing w:before="100" w:after="100"/>
      <w:textAlignment w:val="auto"/>
    </w:pPr>
    <w:rPr>
      <w:rFonts w:cs="Arial"/>
    </w:rPr>
  </w:style>
  <w:style w:type="paragraph" w:customStyle="1" w:styleId="47">
    <w:name w:val="Table Heading"/>
    <w:basedOn w:val="1"/>
    <w:uiPriority w:val="99"/>
    <w:pPr>
      <w:widowControl w:val="0"/>
      <w:overflowPunct/>
      <w:spacing w:after="0"/>
      <w:textAlignment w:val="auto"/>
    </w:pPr>
    <w:rPr>
      <w:rFonts w:cs="Arial"/>
      <w:b/>
      <w:bCs/>
    </w:rPr>
  </w:style>
  <w:style w:type="paragraph" w:customStyle="1" w:styleId="48">
    <w:name w:val="Text"/>
    <w:basedOn w:val="1"/>
    <w:uiPriority w:val="99"/>
    <w:pPr>
      <w:widowControl w:val="0"/>
      <w:spacing w:after="100"/>
    </w:pPr>
    <w:rPr>
      <w:rFonts w:cs="Arial"/>
      <w:lang w:eastAsia="zh-CN"/>
    </w:rPr>
  </w:style>
  <w:style w:type="character" w:customStyle="1" w:styleId="49">
    <w:name w:val="纯文本 Char"/>
    <w:basedOn w:val="29"/>
    <w:link w:val="18"/>
    <w:qFormat/>
    <w:locked/>
    <w:uiPriority w:val="99"/>
    <w:rPr>
      <w:rFonts w:ascii="Calibri" w:hAnsi="Courier New" w:eastAsia="宋体" w:cs="Courier New"/>
      <w:sz w:val="21"/>
      <w:szCs w:val="21"/>
    </w:rPr>
  </w:style>
  <w:style w:type="character" w:customStyle="1" w:styleId="50">
    <w:name w:val="页眉 Char"/>
    <w:basedOn w:val="29"/>
    <w:link w:val="22"/>
    <w:locked/>
    <w:uiPriority w:val="99"/>
    <w:rPr>
      <w:rFonts w:ascii="Arial" w:hAnsi="Arial" w:cs="Times New Roman"/>
      <w:sz w:val="18"/>
      <w:szCs w:val="18"/>
      <w:lang w:eastAsia="en-US"/>
    </w:rPr>
  </w:style>
  <w:style w:type="character" w:customStyle="1" w:styleId="51">
    <w:name w:val="页脚 Char"/>
    <w:basedOn w:val="29"/>
    <w:link w:val="21"/>
    <w:qFormat/>
    <w:locked/>
    <w:uiPriority w:val="99"/>
    <w:rPr>
      <w:rFonts w:ascii="Arial" w:hAnsi="Arial" w:cs="Times New Roman"/>
      <w:sz w:val="18"/>
      <w:szCs w:val="18"/>
      <w:lang w:eastAsia="en-US"/>
    </w:rPr>
  </w:style>
  <w:style w:type="character" w:customStyle="1" w:styleId="52">
    <w:name w:val="批注框文本 Char"/>
    <w:basedOn w:val="29"/>
    <w:link w:val="20"/>
    <w:semiHidden/>
    <w:qFormat/>
    <w:locked/>
    <w:uiPriority w:val="99"/>
    <w:rPr>
      <w:rFonts w:ascii="Arial" w:hAnsi="Arial" w:cs="Times New Roman"/>
      <w:sz w:val="18"/>
      <w:szCs w:val="18"/>
      <w:lang w:eastAsia="en-US"/>
    </w:rPr>
  </w:style>
  <w:style w:type="paragraph" w:customStyle="1" w:styleId="53">
    <w:name w:val="No Spacing"/>
    <w:link w:val="54"/>
    <w:qFormat/>
    <w:uiPriority w:val="99"/>
    <w:rPr>
      <w:rFonts w:ascii="Calibri" w:hAnsi="Calibri" w:eastAsia="宋体" w:cs="Times New Roman"/>
      <w:sz w:val="22"/>
      <w:szCs w:val="22"/>
      <w:lang w:val="en-US" w:eastAsia="zh-CN" w:bidi="ar-SA"/>
    </w:rPr>
  </w:style>
  <w:style w:type="character" w:customStyle="1" w:styleId="54">
    <w:name w:val="无间隔 Char"/>
    <w:basedOn w:val="29"/>
    <w:link w:val="53"/>
    <w:qFormat/>
    <w:locked/>
    <w:uiPriority w:val="99"/>
    <w:rPr>
      <w:sz w:val="22"/>
      <w:szCs w:val="22"/>
      <w:lang w:val="en-US" w:eastAsia="zh-CN" w:bidi="ar-SA"/>
    </w:rPr>
  </w:style>
  <w:style w:type="paragraph" w:customStyle="1" w:styleId="55">
    <w:name w:val="xl5512344"/>
    <w:basedOn w:val="1"/>
    <w:qFormat/>
    <w:uiPriority w:val="99"/>
    <w:pPr>
      <w:suppressAutoHyphens/>
      <w:overflowPunct/>
      <w:autoSpaceDE/>
      <w:autoSpaceDN/>
      <w:adjustRightInd/>
      <w:spacing w:before="280" w:after="280"/>
      <w:jc w:val="center"/>
      <w:textAlignment w:val="bottom"/>
    </w:pPr>
    <w:rPr>
      <w:rFonts w:ascii="宋体" w:hAnsi="宋体"/>
      <w:kern w:val="1"/>
      <w:sz w:val="21"/>
      <w:szCs w:val="21"/>
      <w:lang w:eastAsia="ar-SA"/>
    </w:rPr>
  </w:style>
  <w:style w:type="paragraph" w:customStyle="1" w:styleId="56">
    <w:name w:val="缩进_小四号_1.5行距"/>
    <w:basedOn w:val="1"/>
    <w:qFormat/>
    <w:uiPriority w:val="99"/>
    <w:pPr>
      <w:widowControl w:val="0"/>
      <w:overflowPunct/>
      <w:autoSpaceDE/>
      <w:autoSpaceDN/>
      <w:adjustRightInd/>
      <w:spacing w:after="0" w:line="360" w:lineRule="auto"/>
      <w:ind w:firstLine="480" w:firstLineChars="200"/>
      <w:jc w:val="both"/>
      <w:textAlignment w:val="auto"/>
    </w:pPr>
    <w:rPr>
      <w:rFonts w:ascii="Times New Roman" w:hAnsi="Times New Roman" w:cs="宋体"/>
      <w:kern w:val="2"/>
      <w:sz w:val="24"/>
      <w:lang w:eastAsia="zh-CN"/>
    </w:rPr>
  </w:style>
  <w:style w:type="paragraph" w:customStyle="1" w:styleId="57">
    <w:name w:val="标准正文"/>
    <w:basedOn w:val="1"/>
    <w:qFormat/>
    <w:uiPriority w:val="99"/>
    <w:pPr>
      <w:widowControl w:val="0"/>
      <w:overflowPunct/>
      <w:autoSpaceDE/>
      <w:autoSpaceDN/>
      <w:spacing w:after="0"/>
      <w:ind w:firstLine="200" w:firstLineChars="200"/>
      <w:jc w:val="both"/>
      <w:textAlignment w:val="auto"/>
    </w:pPr>
    <w:rPr>
      <w:rFonts w:ascii="Times New Roman" w:hAnsi="Times New Roman"/>
      <w:kern w:val="2"/>
      <w:sz w:val="21"/>
      <w:szCs w:val="24"/>
      <w:lang w:eastAsia="zh-CN"/>
    </w:rPr>
  </w:style>
  <w:style w:type="paragraph" w:customStyle="1" w:styleId="58">
    <w:name w:val="样式 标准正文 + 首行缩进:  2 字符"/>
    <w:basedOn w:val="57"/>
    <w:qFormat/>
    <w:uiPriority w:val="99"/>
    <w:pPr>
      <w:ind w:firstLine="480"/>
    </w:pPr>
    <w:rPr>
      <w:rFonts w:cs="宋体"/>
      <w:szCs w:val="20"/>
    </w:rPr>
  </w:style>
  <w:style w:type="character" w:customStyle="1" w:styleId="59">
    <w:name w:val="文档结构图 Char"/>
    <w:basedOn w:val="29"/>
    <w:link w:val="14"/>
    <w:semiHidden/>
    <w:qFormat/>
    <w:locked/>
    <w:uiPriority w:val="99"/>
    <w:rPr>
      <w:rFonts w:ascii="宋体" w:hAnsi="Arial" w:cs="Times New Roman"/>
      <w:sz w:val="18"/>
      <w:szCs w:val="18"/>
      <w:lang w:eastAsia="en-US"/>
    </w:rPr>
  </w:style>
  <w:style w:type="character" w:customStyle="1" w:styleId="60">
    <w:name w:val="批注文字 Char"/>
    <w:basedOn w:val="29"/>
    <w:link w:val="12"/>
    <w:qFormat/>
    <w:uiPriority w:val="99"/>
    <w:rPr>
      <w:rFonts w:ascii="Arial" w:hAnsi="Arial"/>
      <w:kern w:val="0"/>
      <w:sz w:val="20"/>
      <w:szCs w:val="20"/>
      <w:lang w:eastAsia="en-US"/>
    </w:rPr>
  </w:style>
  <w:style w:type="character" w:customStyle="1" w:styleId="61">
    <w:name w:val="批注主题 Char"/>
    <w:basedOn w:val="60"/>
    <w:link w:val="11"/>
    <w:semiHidden/>
    <w:qFormat/>
    <w:uiPriority w:val="99"/>
    <w:rPr>
      <w:rFonts w:ascii="Arial" w:hAnsi="Arial"/>
      <w:b/>
      <w:bCs/>
      <w:kern w:val="0"/>
      <w:sz w:val="20"/>
      <w:szCs w:val="20"/>
      <w:lang w:eastAsia="en-US"/>
    </w:rPr>
  </w:style>
  <w:style w:type="paragraph" w:customStyle="1" w:styleId="62">
    <w:name w:val="List Paragraph"/>
    <w:basedOn w:val="1"/>
    <w:qFormat/>
    <w:uiPriority w:val="34"/>
    <w:pPr>
      <w:widowControl w:val="0"/>
      <w:overflowPunct/>
      <w:autoSpaceDE/>
      <w:autoSpaceDN/>
      <w:adjustRightInd/>
      <w:spacing w:after="0"/>
      <w:ind w:firstLine="420" w:firstLineChars="200"/>
      <w:jc w:val="both"/>
      <w:textAlignment w:val="auto"/>
    </w:pPr>
    <w:rPr>
      <w:rFonts w:ascii="Calibri" w:hAnsi="Calibri"/>
      <w:kern w:val="2"/>
      <w:sz w:val="21"/>
      <w:szCs w:val="22"/>
      <w:lang w:eastAsia="zh-CN"/>
    </w:rPr>
  </w:style>
  <w:style w:type="paragraph" w:customStyle="1" w:styleId="63">
    <w:name w:val="样式9"/>
    <w:basedOn w:val="1"/>
    <w:link w:val="64"/>
    <w:qFormat/>
    <w:uiPriority w:val="0"/>
    <w:pPr>
      <w:spacing w:line="360" w:lineRule="auto"/>
      <w:ind w:left="1140"/>
    </w:pPr>
    <w:rPr>
      <w:lang w:eastAsia="zh-CN"/>
    </w:rPr>
  </w:style>
  <w:style w:type="character" w:customStyle="1" w:styleId="64">
    <w:name w:val="样式9 Char"/>
    <w:basedOn w:val="29"/>
    <w:link w:val="63"/>
    <w:qFormat/>
    <w:uiPriority w:val="0"/>
    <w:rPr>
      <w:rFonts w:ascii="Arial" w:hAnsi="Arial"/>
    </w:rPr>
  </w:style>
  <w:style w:type="paragraph" w:customStyle="1" w:styleId="65">
    <w:name w:val="list1."/>
    <w:basedOn w:val="1"/>
    <w:link w:val="66"/>
    <w:qFormat/>
    <w:uiPriority w:val="0"/>
    <w:pPr>
      <w:widowControl w:val="0"/>
      <w:overflowPunct/>
      <w:autoSpaceDE/>
      <w:autoSpaceDN/>
      <w:adjustRightInd/>
      <w:jc w:val="both"/>
      <w:textAlignment w:val="auto"/>
    </w:pPr>
    <w:rPr>
      <w:rFonts w:ascii="宋体" w:hAnsi="宋体" w:cs="宋体"/>
      <w:kern w:val="2"/>
      <w:sz w:val="21"/>
      <w:szCs w:val="21"/>
      <w:lang w:eastAsia="zh-CN"/>
    </w:rPr>
  </w:style>
  <w:style w:type="character" w:customStyle="1" w:styleId="66">
    <w:name w:val="list1. Char"/>
    <w:basedOn w:val="29"/>
    <w:link w:val="65"/>
    <w:qFormat/>
    <w:uiPriority w:val="0"/>
    <w:rPr>
      <w:rFonts w:ascii="宋体" w:hAnsi="宋体" w:cs="宋体"/>
      <w:kern w:val="2"/>
      <w:sz w:val="21"/>
      <w:szCs w:val="21"/>
    </w:rPr>
  </w:style>
  <w:style w:type="paragraph" w:customStyle="1" w:styleId="67">
    <w:name w:val="code"/>
    <w:basedOn w:val="1"/>
    <w:link w:val="68"/>
    <w:qFormat/>
    <w:uiPriority w:val="0"/>
    <w:pPr>
      <w:widowControl w:val="0"/>
      <w:pBdr>
        <w:top w:val="single" w:color="auto" w:sz="4" w:space="1"/>
        <w:left w:val="single" w:color="auto" w:sz="4" w:space="4"/>
        <w:bottom w:val="single" w:color="auto" w:sz="4" w:space="1"/>
        <w:right w:val="single" w:color="auto" w:sz="4" w:space="4"/>
      </w:pBdr>
      <w:overflowPunct/>
      <w:autoSpaceDE/>
      <w:autoSpaceDN/>
      <w:adjustRightInd/>
      <w:textAlignment w:val="auto"/>
    </w:pPr>
    <w:rPr>
      <w:rFonts w:ascii="MS Gothic" w:hAnsi="MS Gothic" w:eastAsia="MS Gothic"/>
      <w:kern w:val="2"/>
      <w:szCs w:val="22"/>
      <w:lang w:eastAsia="zh-CN"/>
    </w:rPr>
  </w:style>
  <w:style w:type="character" w:customStyle="1" w:styleId="68">
    <w:name w:val="code Char"/>
    <w:basedOn w:val="29"/>
    <w:link w:val="67"/>
    <w:qFormat/>
    <w:uiPriority w:val="0"/>
    <w:rPr>
      <w:rFonts w:ascii="MS Gothic" w:hAnsi="MS Gothic" w:eastAsia="MS Gothic"/>
      <w:kern w:val="2"/>
      <w:szCs w:val="22"/>
    </w:rPr>
  </w:style>
  <w:style w:type="paragraph" w:customStyle="1" w:styleId="69">
    <w:name w:val="Revision"/>
    <w:hidden/>
    <w:semiHidden/>
    <w:uiPriority w:val="99"/>
    <w:rPr>
      <w:rFonts w:ascii="Arial" w:hAnsi="Arial" w:eastAsia="宋体"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5" Type="http://schemas.openxmlformats.org/officeDocument/2006/relationships/fontTable" Target="fontTable.xml"/><Relationship Id="rId84" Type="http://schemas.openxmlformats.org/officeDocument/2006/relationships/customXml" Target="../customXml/item2.xml"/><Relationship Id="rId83" Type="http://schemas.openxmlformats.org/officeDocument/2006/relationships/numbering" Target="numbering.xml"/><Relationship Id="rId82" Type="http://schemas.openxmlformats.org/officeDocument/2006/relationships/customXml" Target="../customXml/item1.xml"/><Relationship Id="rId81" Type="http://schemas.openxmlformats.org/officeDocument/2006/relationships/image" Target="media/image34.emf"/><Relationship Id="rId80" Type="http://schemas.openxmlformats.org/officeDocument/2006/relationships/oleObject" Target="embeddings/oleObject26.bin"/><Relationship Id="rId8" Type="http://schemas.openxmlformats.org/officeDocument/2006/relationships/header" Target="header4.xml"/><Relationship Id="rId79" Type="http://schemas.openxmlformats.org/officeDocument/2006/relationships/oleObject" Target="embeddings/oleObject25.bin"/><Relationship Id="rId78" Type="http://schemas.openxmlformats.org/officeDocument/2006/relationships/image" Target="media/image33.emf"/><Relationship Id="rId77" Type="http://schemas.openxmlformats.org/officeDocument/2006/relationships/oleObject" Target="embeddings/oleObject24.bin"/><Relationship Id="rId76" Type="http://schemas.openxmlformats.org/officeDocument/2006/relationships/image" Target="media/image32.emf"/><Relationship Id="rId75" Type="http://schemas.openxmlformats.org/officeDocument/2006/relationships/oleObject" Target="embeddings/oleObject23.bin"/><Relationship Id="rId74" Type="http://schemas.openxmlformats.org/officeDocument/2006/relationships/image" Target="media/image31.emf"/><Relationship Id="rId73" Type="http://schemas.openxmlformats.org/officeDocument/2006/relationships/oleObject" Target="embeddings/oleObject22.bin"/><Relationship Id="rId72" Type="http://schemas.openxmlformats.org/officeDocument/2006/relationships/image" Target="media/image30.emf"/><Relationship Id="rId71" Type="http://schemas.openxmlformats.org/officeDocument/2006/relationships/oleObject" Target="embeddings/oleObject21.bin"/><Relationship Id="rId70" Type="http://schemas.openxmlformats.org/officeDocument/2006/relationships/image" Target="media/image29.jpeg"/><Relationship Id="rId7" Type="http://schemas.openxmlformats.org/officeDocument/2006/relationships/header" Target="header3.xml"/><Relationship Id="rId69" Type="http://schemas.openxmlformats.org/officeDocument/2006/relationships/image" Target="media/image28.jpeg"/><Relationship Id="rId68" Type="http://schemas.openxmlformats.org/officeDocument/2006/relationships/image" Target="media/image27.emf"/><Relationship Id="rId67" Type="http://schemas.openxmlformats.org/officeDocument/2006/relationships/oleObject" Target="embeddings/oleObject20.bin"/><Relationship Id="rId66" Type="http://schemas.openxmlformats.org/officeDocument/2006/relationships/image" Target="media/image26.jpeg"/><Relationship Id="rId65" Type="http://schemas.openxmlformats.org/officeDocument/2006/relationships/image" Target="media/image25.jpeg"/><Relationship Id="rId64" Type="http://schemas.openxmlformats.org/officeDocument/2006/relationships/image" Target="media/image24.emf"/><Relationship Id="rId63" Type="http://schemas.openxmlformats.org/officeDocument/2006/relationships/oleObject" Target="embeddings/oleObject19.bin"/><Relationship Id="rId62" Type="http://schemas.openxmlformats.org/officeDocument/2006/relationships/image" Target="media/image23.jpeg"/><Relationship Id="rId61" Type="http://schemas.openxmlformats.org/officeDocument/2006/relationships/image" Target="media/image22.jpeg"/><Relationship Id="rId60" Type="http://schemas.openxmlformats.org/officeDocument/2006/relationships/image" Target="media/image21.emf"/><Relationship Id="rId6" Type="http://schemas.openxmlformats.org/officeDocument/2006/relationships/header" Target="header2.xml"/><Relationship Id="rId59" Type="http://schemas.openxmlformats.org/officeDocument/2006/relationships/oleObject" Target="embeddings/oleObject18.bin"/><Relationship Id="rId58" Type="http://schemas.openxmlformats.org/officeDocument/2006/relationships/image" Target="media/image20.emf"/><Relationship Id="rId57" Type="http://schemas.openxmlformats.org/officeDocument/2006/relationships/oleObject" Target="embeddings/oleObject17.bin"/><Relationship Id="rId56" Type="http://schemas.openxmlformats.org/officeDocument/2006/relationships/image" Target="media/image19.emf"/><Relationship Id="rId55" Type="http://schemas.openxmlformats.org/officeDocument/2006/relationships/oleObject" Target="embeddings/oleObject16.bin"/><Relationship Id="rId54" Type="http://schemas.openxmlformats.org/officeDocument/2006/relationships/image" Target="media/image18.emf"/><Relationship Id="rId53" Type="http://schemas.openxmlformats.org/officeDocument/2006/relationships/oleObject" Target="embeddings/oleObject15.bin"/><Relationship Id="rId52" Type="http://schemas.openxmlformats.org/officeDocument/2006/relationships/image" Target="media/image17.emf"/><Relationship Id="rId51" Type="http://schemas.openxmlformats.org/officeDocument/2006/relationships/oleObject" Target="embeddings/oleObject14.bin"/><Relationship Id="rId50" Type="http://schemas.openxmlformats.org/officeDocument/2006/relationships/image" Target="media/image16.emf"/><Relationship Id="rId5" Type="http://schemas.openxmlformats.org/officeDocument/2006/relationships/footer" Target="footer1.xml"/><Relationship Id="rId49" Type="http://schemas.openxmlformats.org/officeDocument/2006/relationships/oleObject" Target="embeddings/oleObject13.bin"/><Relationship Id="rId48" Type="http://schemas.openxmlformats.org/officeDocument/2006/relationships/image" Target="media/image15.emf"/><Relationship Id="rId47" Type="http://schemas.openxmlformats.org/officeDocument/2006/relationships/oleObject" Target="embeddings/oleObject12.bin"/><Relationship Id="rId46" Type="http://schemas.openxmlformats.org/officeDocument/2006/relationships/image" Target="media/image14.emf"/><Relationship Id="rId45" Type="http://schemas.openxmlformats.org/officeDocument/2006/relationships/oleObject" Target="embeddings/oleObject11.bin"/><Relationship Id="rId44" Type="http://schemas.openxmlformats.org/officeDocument/2006/relationships/image" Target="media/image13.emf"/><Relationship Id="rId43" Type="http://schemas.openxmlformats.org/officeDocument/2006/relationships/oleObject" Target="embeddings/oleObject10.bin"/><Relationship Id="rId42" Type="http://schemas.openxmlformats.org/officeDocument/2006/relationships/image" Target="media/image12.emf"/><Relationship Id="rId41" Type="http://schemas.openxmlformats.org/officeDocument/2006/relationships/oleObject" Target="embeddings/oleObject9.bin"/><Relationship Id="rId40" Type="http://schemas.openxmlformats.org/officeDocument/2006/relationships/image" Target="media/image11.emf"/><Relationship Id="rId4" Type="http://schemas.openxmlformats.org/officeDocument/2006/relationships/header" Target="header1.xml"/><Relationship Id="rId39" Type="http://schemas.openxmlformats.org/officeDocument/2006/relationships/oleObject" Target="embeddings/oleObject8.bin"/><Relationship Id="rId38" Type="http://schemas.openxmlformats.org/officeDocument/2006/relationships/oleObject" Target="file:///D:\SVN\2014\02&#24320;&#21457;&#26399;&#25991;&#26723;\0202&#38656;&#27714;&#35268;&#26684;\020202&#38656;&#27714;&#35268;&#26684;&#23450;&#31295;\&#25903;&#20184;&#20154;&#21592;&#31246;&#37329;&#35745;&#31639;-&#38656;&#27714;&#35268;&#26684;&#35828;&#26126;&#20070;_cyb.docx" TargetMode="External"/><Relationship Id="rId37" Type="http://schemas.openxmlformats.org/officeDocument/2006/relationships/image" Target="media/image10.emf"/><Relationship Id="rId36" Type="http://schemas.openxmlformats.org/officeDocument/2006/relationships/oleObject" Target="file:///D:\SVN\2014\02&#24320;&#21457;&#26399;&#25991;&#26723;\0207&#20854;&#20182;\7&#26376;&#20221;&#19982;9&#26376;&#20221;&#19978;&#32447;&#30340;&#24310;&#31246;&#30456;&#20851;&#25968;&#25454;&#23545;&#29031;&#34920;.xlsx" TargetMode="External"/><Relationship Id="rId35" Type="http://schemas.openxmlformats.org/officeDocument/2006/relationships/image" Target="media/image9.emf"/><Relationship Id="rId34" Type="http://schemas.openxmlformats.org/officeDocument/2006/relationships/image" Target="media/image8.emf"/><Relationship Id="rId33" Type="http://schemas.openxmlformats.org/officeDocument/2006/relationships/oleObject" Target="embeddings/oleObject7.bin"/><Relationship Id="rId32" Type="http://schemas.openxmlformats.org/officeDocument/2006/relationships/image" Target="media/image7.emf"/><Relationship Id="rId31" Type="http://schemas.openxmlformats.org/officeDocument/2006/relationships/oleObject" Target="embeddings/oleObject6.bin"/><Relationship Id="rId30" Type="http://schemas.openxmlformats.org/officeDocument/2006/relationships/image" Target="media/image6.emf"/><Relationship Id="rId3" Type="http://schemas.openxmlformats.org/officeDocument/2006/relationships/comments" Target="comments.xml"/><Relationship Id="rId29" Type="http://schemas.openxmlformats.org/officeDocument/2006/relationships/oleObject" Target="embeddings/oleObject5.bin"/><Relationship Id="rId28" Type="http://schemas.openxmlformats.org/officeDocument/2006/relationships/image" Target="media/image5.emf"/><Relationship Id="rId27" Type="http://schemas.openxmlformats.org/officeDocument/2006/relationships/oleObject" Target="embeddings/oleObject4.bin"/><Relationship Id="rId26" Type="http://schemas.openxmlformats.org/officeDocument/2006/relationships/image" Target="media/image4.emf"/><Relationship Id="rId25" Type="http://schemas.openxmlformats.org/officeDocument/2006/relationships/oleObject" Target="embeddings/oleObject3.bin"/><Relationship Id="rId24" Type="http://schemas.openxmlformats.org/officeDocument/2006/relationships/image" Target="media/image3.emf"/><Relationship Id="rId23" Type="http://schemas.openxmlformats.org/officeDocument/2006/relationships/oleObject" Target="embeddings/oleObject2.bin"/><Relationship Id="rId22" Type="http://schemas.openxmlformats.org/officeDocument/2006/relationships/image" Target="media/image2.emf"/><Relationship Id="rId21" Type="http://schemas.openxmlformats.org/officeDocument/2006/relationships/oleObject" Target="embeddings/oleObject1.bin"/><Relationship Id="rId20"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header" Target="header8.xml"/><Relationship Id="rId17" Type="http://schemas.openxmlformats.org/officeDocument/2006/relationships/footer" Target="footer7.xml"/><Relationship Id="rId16" Type="http://schemas.openxmlformats.org/officeDocument/2006/relationships/footer" Target="footer6.xml"/><Relationship Id="rId15" Type="http://schemas.openxmlformats.org/officeDocument/2006/relationships/footer" Target="footer5.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2B65400-CCBE-4CEA-A59F-79C33CA0561B}">
  <ds:schemaRefs/>
</ds:datastoreItem>
</file>

<file path=docProps/app.xml><?xml version="1.0" encoding="utf-8"?>
<Properties xmlns="http://schemas.openxmlformats.org/officeDocument/2006/extended-properties" xmlns:vt="http://schemas.openxmlformats.org/officeDocument/2006/docPropsVTypes">
  <Template>Normal.dotm</Template>
  <Company>番茄花园</Company>
  <Pages>73</Pages>
  <Words>5546</Words>
  <Characters>31615</Characters>
  <Lines>263</Lines>
  <Paragraphs>74</Paragraphs>
  <TotalTime>0</TotalTime>
  <ScaleCrop>false</ScaleCrop>
  <LinksUpToDate>false</LinksUpToDate>
  <CharactersWithSpaces>37087</CharactersWithSpaces>
  <Application>WPS Office_10.1.0.6489_F1E327BC-269C-435d-A152-05C5408002CA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2014-10-16T06:49:00Z</dcterms:created>
  <dc:creator>陶东升</dc:creator>
  <cp:keywords>需求</cp:keywords>
  <cp:lastModifiedBy>DHUser</cp:lastModifiedBy>
  <dcterms:modified xsi:type="dcterms:W3CDTF">2017-07-27T01:47:05Z</dcterms:modified>
  <dc:title>抵缴费</dc:title>
  <cp:revision>223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2052-10.1.0.6489</vt:lpwstr>
  </property>
</Properties>
</file>